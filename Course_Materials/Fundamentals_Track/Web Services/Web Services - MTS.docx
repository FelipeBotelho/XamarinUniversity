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35AC9C" w14:textId="77777777" w:rsidR="008D4755" w:rsidRPr="00AA7EB6" w:rsidRDefault="008D4755" w:rsidP="008D4755"/>
    <w:p w14:paraId="362BC26D" w14:textId="77777777" w:rsidR="008D4755" w:rsidRPr="00AA7EB6" w:rsidRDefault="008D4755" w:rsidP="008D4755"/>
    <w:p w14:paraId="47CE9CB3" w14:textId="77777777" w:rsidR="008D4755" w:rsidRPr="00AA7EB6" w:rsidRDefault="008D4755" w:rsidP="008D4755"/>
    <w:p w14:paraId="5C5E5558" w14:textId="77777777" w:rsidR="008D4755" w:rsidRPr="00AA7EB6" w:rsidRDefault="008D4755" w:rsidP="008D4755"/>
    <w:p w14:paraId="29FCF466" w14:textId="77777777" w:rsidR="008D4755" w:rsidRPr="00AA7EB6" w:rsidRDefault="008D4755" w:rsidP="008D4755"/>
    <w:p w14:paraId="6838C851" w14:textId="77777777" w:rsidR="008D4755" w:rsidRDefault="008D4755" w:rsidP="008D4755">
      <w:pPr>
        <w:jc w:val="right"/>
        <w:rPr>
          <w:rFonts w:ascii="Helvetica Neue UltraLight" w:hAnsi="Helvetica Neue UltraLight"/>
          <w:sz w:val="96"/>
        </w:rPr>
      </w:pPr>
    </w:p>
    <w:p w14:paraId="6569AE67" w14:textId="77777777" w:rsidR="008D4755" w:rsidRDefault="008D4755" w:rsidP="008D4755">
      <w:pPr>
        <w:jc w:val="right"/>
        <w:rPr>
          <w:rFonts w:ascii="Helvetica Neue UltraLight" w:hAnsi="Helvetica Neue UltraLight"/>
          <w:sz w:val="96"/>
        </w:rPr>
      </w:pPr>
    </w:p>
    <w:p w14:paraId="2254A399" w14:textId="77777777" w:rsidR="008D4755" w:rsidRPr="00B00453" w:rsidRDefault="00706827" w:rsidP="00423895">
      <w:pPr>
        <w:pStyle w:val="Title"/>
      </w:pPr>
      <w:r>
        <w:t>Web Services</w:t>
      </w:r>
    </w:p>
    <w:p w14:paraId="2414F9ED" w14:textId="7FBCA7CD" w:rsidR="008D4755" w:rsidRDefault="00C52EC5" w:rsidP="00423895">
      <w:pPr>
        <w:pStyle w:val="Subtitle"/>
      </w:pPr>
      <w:del w:id="0" w:author="Michael Stonis" w:date="2014-01-09T19:42:00Z">
        <w:r w:rsidDel="00886CDF">
          <w:delText>Evolve</w:delText>
        </w:r>
        <w:r w:rsidR="00F100B3" w:rsidDel="00886CDF">
          <w:delText xml:space="preserve"> Fundamentals</w:delText>
        </w:r>
        <w:r w:rsidR="00A013A1" w:rsidDel="00886CDF">
          <w:delText xml:space="preserve"> Track</w:delText>
        </w:r>
        <w:r w:rsidR="00BB4717" w:rsidDel="00886CDF">
          <w:delText>, Chapter 9</w:delText>
        </w:r>
      </w:del>
      <w:ins w:id="1" w:author="Michael Stonis" w:date="2014-01-09T19:42:00Z">
        <w:r w:rsidR="00886CDF">
          <w:t>Lab</w:t>
        </w:r>
      </w:ins>
    </w:p>
    <w:p w14:paraId="53C4CEAA" w14:textId="77777777" w:rsidR="008D4755" w:rsidRDefault="008D4755" w:rsidP="008D4755">
      <w:pPr>
        <w:jc w:val="right"/>
      </w:pPr>
    </w:p>
    <w:p w14:paraId="40393A3B" w14:textId="77777777" w:rsidR="008D4755" w:rsidRDefault="008D4755" w:rsidP="008D4755">
      <w:pPr>
        <w:jc w:val="right"/>
      </w:pPr>
    </w:p>
    <w:p w14:paraId="6E7BC78B" w14:textId="77777777" w:rsidR="008D4755" w:rsidRDefault="008D4755" w:rsidP="008D4755">
      <w:pPr>
        <w:pBdr>
          <w:bottom w:val="single" w:sz="6" w:space="1" w:color="auto"/>
        </w:pBdr>
        <w:jc w:val="right"/>
      </w:pPr>
    </w:p>
    <w:p w14:paraId="1DA2FEBB" w14:textId="77777777" w:rsidR="008D4755" w:rsidRDefault="008D4755" w:rsidP="008D4755">
      <w:pPr>
        <w:pBdr>
          <w:bottom w:val="single" w:sz="6" w:space="1" w:color="auto"/>
        </w:pBdr>
        <w:jc w:val="right"/>
      </w:pPr>
    </w:p>
    <w:p w14:paraId="111320AE" w14:textId="77777777" w:rsidR="008D4755" w:rsidRDefault="008D4755" w:rsidP="008D4755">
      <w:pPr>
        <w:pBdr>
          <w:bottom w:val="single" w:sz="6" w:space="1" w:color="auto"/>
        </w:pBdr>
        <w:jc w:val="right"/>
      </w:pPr>
    </w:p>
    <w:p w14:paraId="25D97766" w14:textId="77777777" w:rsidR="008D4755" w:rsidRDefault="008D4755" w:rsidP="008D4755">
      <w:pPr>
        <w:pBdr>
          <w:bottom w:val="single" w:sz="6" w:space="1" w:color="auto"/>
        </w:pBdr>
        <w:jc w:val="right"/>
      </w:pPr>
    </w:p>
    <w:p w14:paraId="22C642C6" w14:textId="77777777" w:rsidR="008D4755" w:rsidRDefault="008D4755" w:rsidP="008D4755">
      <w:pPr>
        <w:pBdr>
          <w:bottom w:val="single" w:sz="6" w:space="1" w:color="auto"/>
        </w:pBdr>
        <w:jc w:val="right"/>
      </w:pPr>
    </w:p>
    <w:p w14:paraId="2AFC5AAE" w14:textId="77777777" w:rsidR="008D4755" w:rsidRDefault="008D4755" w:rsidP="008D4755">
      <w:pPr>
        <w:pBdr>
          <w:bottom w:val="single" w:sz="6" w:space="1" w:color="auto"/>
        </w:pBdr>
        <w:jc w:val="right"/>
      </w:pPr>
    </w:p>
    <w:p w14:paraId="2E2F9A42" w14:textId="77777777" w:rsidR="008D4755" w:rsidRDefault="008D4755" w:rsidP="008D4755">
      <w:pPr>
        <w:pBdr>
          <w:bottom w:val="single" w:sz="6" w:space="1" w:color="auto"/>
        </w:pBdr>
        <w:jc w:val="right"/>
      </w:pPr>
    </w:p>
    <w:p w14:paraId="733D8FAB" w14:textId="77777777" w:rsidR="008D4755" w:rsidRDefault="008D4755" w:rsidP="008D4755">
      <w:pPr>
        <w:pBdr>
          <w:bottom w:val="single" w:sz="6" w:space="1" w:color="auto"/>
        </w:pBdr>
        <w:jc w:val="right"/>
      </w:pPr>
    </w:p>
    <w:p w14:paraId="1BBD8E15" w14:textId="77777777" w:rsidR="008D4755" w:rsidRDefault="008D4755" w:rsidP="008D4755">
      <w:pPr>
        <w:pBdr>
          <w:bottom w:val="single" w:sz="6" w:space="1" w:color="auto"/>
        </w:pBdr>
        <w:jc w:val="right"/>
      </w:pPr>
    </w:p>
    <w:p w14:paraId="520071F3" w14:textId="77777777" w:rsidR="008D4755" w:rsidRDefault="008D4755" w:rsidP="008D4755">
      <w:pPr>
        <w:pBdr>
          <w:bottom w:val="single" w:sz="6" w:space="1" w:color="auto"/>
        </w:pBdr>
        <w:jc w:val="right"/>
      </w:pPr>
    </w:p>
    <w:p w14:paraId="76206B90" w14:textId="77777777" w:rsidR="008D4755" w:rsidRDefault="008D4755" w:rsidP="008D4755">
      <w:pPr>
        <w:pBdr>
          <w:bottom w:val="single" w:sz="6" w:space="1" w:color="auto"/>
        </w:pBdr>
        <w:jc w:val="right"/>
      </w:pPr>
    </w:p>
    <w:p w14:paraId="54CB6FEB" w14:textId="77777777" w:rsidR="008D4755" w:rsidRDefault="008D4755" w:rsidP="008D4755">
      <w:pPr>
        <w:pBdr>
          <w:bottom w:val="single" w:sz="6" w:space="1" w:color="auto"/>
        </w:pBdr>
        <w:jc w:val="right"/>
      </w:pPr>
    </w:p>
    <w:p w14:paraId="1B9166E9" w14:textId="77777777" w:rsidR="008D4755" w:rsidRDefault="008D4755" w:rsidP="008D4755">
      <w:pPr>
        <w:pBdr>
          <w:bottom w:val="single" w:sz="6" w:space="1" w:color="auto"/>
        </w:pBdr>
        <w:jc w:val="right"/>
      </w:pPr>
    </w:p>
    <w:p w14:paraId="3425B8A2" w14:textId="77777777" w:rsidR="008D4755" w:rsidRDefault="008D4755" w:rsidP="008D4755">
      <w:pPr>
        <w:pBdr>
          <w:bottom w:val="single" w:sz="6" w:space="1" w:color="auto"/>
        </w:pBdr>
        <w:jc w:val="right"/>
      </w:pPr>
    </w:p>
    <w:p w14:paraId="2628FD57" w14:textId="77777777" w:rsidR="008D4755" w:rsidRDefault="008D4755" w:rsidP="008D4755">
      <w:pPr>
        <w:pBdr>
          <w:bottom w:val="single" w:sz="6" w:space="1" w:color="auto"/>
        </w:pBdr>
        <w:jc w:val="right"/>
      </w:pPr>
    </w:p>
    <w:p w14:paraId="0D8BA7F5" w14:textId="77777777" w:rsidR="008D4755" w:rsidRDefault="008D4755" w:rsidP="008D4755">
      <w:pPr>
        <w:pBdr>
          <w:bottom w:val="single" w:sz="6" w:space="1" w:color="auto"/>
        </w:pBdr>
        <w:jc w:val="right"/>
      </w:pPr>
    </w:p>
    <w:p w14:paraId="41B72211" w14:textId="77777777" w:rsidR="008D4755" w:rsidRDefault="008D4755" w:rsidP="008D4755">
      <w:pPr>
        <w:pBdr>
          <w:bottom w:val="single" w:sz="6" w:space="1" w:color="auto"/>
        </w:pBdr>
        <w:jc w:val="right"/>
      </w:pPr>
    </w:p>
    <w:p w14:paraId="29A2CBA1" w14:textId="77777777" w:rsidR="008D4755" w:rsidRDefault="008D4755" w:rsidP="008D4755">
      <w:pPr>
        <w:pBdr>
          <w:bottom w:val="single" w:sz="6" w:space="1" w:color="auto"/>
        </w:pBdr>
        <w:jc w:val="right"/>
      </w:pPr>
    </w:p>
    <w:p w14:paraId="656AB714" w14:textId="77777777" w:rsidR="008D4755" w:rsidRDefault="008D4755" w:rsidP="008D4755">
      <w:pPr>
        <w:pBdr>
          <w:bottom w:val="single" w:sz="6" w:space="1" w:color="auto"/>
        </w:pBdr>
        <w:jc w:val="right"/>
      </w:pPr>
    </w:p>
    <w:p w14:paraId="49FE6111" w14:textId="77777777" w:rsidR="008D4755" w:rsidRDefault="008D4755" w:rsidP="008D4755">
      <w:pPr>
        <w:pBdr>
          <w:bottom w:val="single" w:sz="6" w:space="1" w:color="auto"/>
        </w:pBdr>
        <w:jc w:val="right"/>
      </w:pPr>
    </w:p>
    <w:p w14:paraId="3EDEAB1C" w14:textId="77777777" w:rsidR="008D4755" w:rsidRDefault="008D4755" w:rsidP="008D4755">
      <w:pPr>
        <w:pBdr>
          <w:bottom w:val="single" w:sz="6" w:space="1" w:color="auto"/>
        </w:pBdr>
        <w:jc w:val="right"/>
      </w:pPr>
    </w:p>
    <w:p w14:paraId="7F571427" w14:textId="77777777" w:rsidR="008D4755" w:rsidRDefault="0059389B" w:rsidP="008D4755">
      <w:pPr>
        <w:jc w:val="right"/>
      </w:pPr>
      <w:r>
        <w:t xml:space="preserve">Xamarin </w:t>
      </w:r>
      <w:r w:rsidR="005D0EFB">
        <w:t>I</w:t>
      </w:r>
      <w:r>
        <w:t>nc.</w:t>
      </w:r>
    </w:p>
    <w:p w14:paraId="4AAD2B35" w14:textId="77777777" w:rsidR="008C630D" w:rsidRDefault="008C630D">
      <w:pPr>
        <w:rPr>
          <w:rFonts w:ascii="Trade Gothic LT Std Cn" w:hAnsi="Trade Gothic LT Std Cn"/>
          <w:b/>
          <w:caps/>
          <w:kern w:val="28"/>
          <w:sz w:val="44"/>
        </w:rPr>
      </w:pPr>
      <w:r>
        <w:br w:type="page"/>
      </w:r>
    </w:p>
    <w:p w14:paraId="705F60A6" w14:textId="77777777" w:rsidR="00D47333" w:rsidRDefault="00D47333" w:rsidP="00F25A5C">
      <w:pPr>
        <w:pStyle w:val="Heading2"/>
      </w:pPr>
      <w:r>
        <w:lastRenderedPageBreak/>
        <w:t>Overview</w:t>
      </w:r>
    </w:p>
    <w:p w14:paraId="15A18CD7" w14:textId="499B3912" w:rsidR="002F4288" w:rsidRDefault="00706827" w:rsidP="00A16DE5">
      <w:pPr>
        <w:pStyle w:val="Normal-indent"/>
      </w:pPr>
      <w:r w:rsidRPr="00706827">
        <w:t xml:space="preserve">This </w:t>
      </w:r>
      <w:r w:rsidR="00115179">
        <w:t>tutorial</w:t>
      </w:r>
      <w:r w:rsidRPr="00706827">
        <w:t xml:space="preserve"> introduces </w:t>
      </w:r>
      <w:ins w:id="2" w:author="Alec" w:date="2013-05-23T13:39:00Z">
        <w:r w:rsidR="00294D0B">
          <w:t xml:space="preserve">the process </w:t>
        </w:r>
      </w:ins>
      <w:ins w:id="3" w:author="Alec" w:date="2013-05-25T08:57:00Z">
        <w:r w:rsidR="00776A21">
          <w:t>that</w:t>
        </w:r>
      </w:ins>
      <w:del w:id="4" w:author="Alec" w:date="2013-05-23T13:39:00Z">
        <w:r w:rsidRPr="00706827" w:rsidDel="00294D0B">
          <w:delText>how</w:delText>
        </w:r>
      </w:del>
      <w:del w:id="5" w:author="Alec" w:date="2013-05-25T08:57:00Z">
        <w:r w:rsidRPr="00706827" w:rsidDel="00776A21">
          <w:delText xml:space="preserve"> to</w:delText>
        </w:r>
      </w:del>
      <w:r w:rsidRPr="00706827">
        <w:t xml:space="preserve"> integrate</w:t>
      </w:r>
      <w:ins w:id="6" w:author="Alec" w:date="2013-05-25T08:57:00Z">
        <w:r w:rsidR="00776A21">
          <w:t>s</w:t>
        </w:r>
      </w:ins>
      <w:r w:rsidRPr="00706827">
        <w:t xml:space="preserve"> web se</w:t>
      </w:r>
      <w:r w:rsidR="00840307">
        <w:t xml:space="preserve">rvice technologies </w:t>
      </w:r>
      <w:r w:rsidR="002F4288">
        <w:t>in</w:t>
      </w:r>
      <w:r w:rsidR="00625FBF">
        <w:t>to</w:t>
      </w:r>
      <w:r w:rsidR="002F4288">
        <w:t xml:space="preserve"> a </w:t>
      </w:r>
      <w:r w:rsidR="00625FBF">
        <w:t>Xamarin</w:t>
      </w:r>
      <w:r w:rsidR="00C46091">
        <w:t xml:space="preserve"> application. There </w:t>
      </w:r>
      <w:ins w:id="7" w:author="Alec" w:date="2013-05-25T08:58:00Z">
        <w:r w:rsidR="00776A21">
          <w:t>are many</w:t>
        </w:r>
      </w:ins>
      <w:del w:id="8" w:author="Alec" w:date="2013-05-25T08:58:00Z">
        <w:r w:rsidR="00C46091" w:rsidDel="00776A21">
          <w:delText>is no shortage of</w:delText>
        </w:r>
      </w:del>
      <w:r w:rsidR="00C46091">
        <w:t xml:space="preserve"> choices when </w:t>
      </w:r>
      <w:del w:id="9" w:author="Alec" w:date="2013-05-25T08:58:00Z">
        <w:r w:rsidR="00C46091" w:rsidDel="00776A21">
          <w:delText>it comes to wh</w:delText>
        </w:r>
      </w:del>
      <w:ins w:id="10" w:author="Alec" w:date="2013-05-25T08:58:00Z">
        <w:r w:rsidR="00776A21">
          <w:t>choosing this</w:t>
        </w:r>
      </w:ins>
      <w:del w:id="11" w:author="Alec" w:date="2013-05-23T13:38:00Z">
        <w:r w:rsidR="00C46091" w:rsidDel="00294D0B">
          <w:delText>at</w:delText>
        </w:r>
      </w:del>
      <w:r w:rsidR="00C46091">
        <w:t xml:space="preserve"> technology</w:t>
      </w:r>
      <w:del w:id="12" w:author="Alec" w:date="2013-05-25T08:58:00Z">
        <w:r w:rsidR="00C46091" w:rsidDel="00776A21">
          <w:delText xml:space="preserve"> to use</w:delText>
        </w:r>
      </w:del>
      <w:ins w:id="13" w:author="Alec" w:date="2013-05-25T08:55:00Z">
        <w:r w:rsidR="00776A21">
          <w:t>;</w:t>
        </w:r>
      </w:ins>
      <w:del w:id="14" w:author="Alec" w:date="2013-05-25T08:55:00Z">
        <w:r w:rsidR="00C46091" w:rsidDel="00776A21">
          <w:delText>.</w:delText>
        </w:r>
      </w:del>
      <w:r w:rsidR="00C46091">
        <w:t xml:space="preserve"> </w:t>
      </w:r>
      <w:r w:rsidR="00625FBF">
        <w:t>Xamarin</w:t>
      </w:r>
      <w:del w:id="15" w:author="Alec" w:date="2013-05-25T08:55:00Z">
        <w:r w:rsidR="00C46091" w:rsidDel="00776A21">
          <w:delText xml:space="preserve"> will</w:delText>
        </w:r>
      </w:del>
      <w:r w:rsidR="00C46091">
        <w:t xml:space="preserve"> work</w:t>
      </w:r>
      <w:ins w:id="16" w:author="Alec" w:date="2013-05-25T08:55:00Z">
        <w:r w:rsidR="00776A21">
          <w:t>s</w:t>
        </w:r>
      </w:ins>
      <w:r w:rsidR="00C46091">
        <w:t xml:space="preserve"> with RE</w:t>
      </w:r>
      <w:r w:rsidR="00625FBF">
        <w:t xml:space="preserve">ST, </w:t>
      </w:r>
      <w:del w:id="17" w:author="Alec" w:date="2013-05-21T22:19:00Z">
        <w:r w:rsidR="00625FBF" w:rsidDel="00E03E80">
          <w:delText>WCF</w:delText>
        </w:r>
      </w:del>
      <w:ins w:id="18" w:author="Alec" w:date="2013-05-21T22:19:00Z">
        <w:r w:rsidR="00E03E80">
          <w:t>WCF,</w:t>
        </w:r>
      </w:ins>
      <w:r w:rsidR="00625FBF">
        <w:t xml:space="preserve"> and SOAP. Because of it</w:t>
      </w:r>
      <w:r w:rsidR="00C46091">
        <w:t>s simplicity and ubiquity, this tutorial will focus on how</w:t>
      </w:r>
      <w:r w:rsidR="00625FBF">
        <w:t xml:space="preserve"> to use RESTful services with Xamarin</w:t>
      </w:r>
      <w:r w:rsidR="00C46091">
        <w:t>.</w:t>
      </w:r>
    </w:p>
    <w:p w14:paraId="555EB97D" w14:textId="2ADF8801" w:rsidR="00611951" w:rsidRDefault="00C46091" w:rsidP="00611951">
      <w:pPr>
        <w:pStyle w:val="Normal-indent"/>
      </w:pPr>
      <w:r>
        <w:t xml:space="preserve">REST stands for </w:t>
      </w:r>
      <w:r w:rsidRPr="00611951">
        <w:rPr>
          <w:rStyle w:val="SubtleEmphasis"/>
        </w:rPr>
        <w:t>Representational State Transfer</w:t>
      </w:r>
      <w:del w:id="19" w:author="Alec" w:date="2013-05-23T13:41:00Z">
        <w:r w:rsidR="00611951" w:rsidDel="00294D0B">
          <w:delText xml:space="preserve"> </w:delText>
        </w:r>
      </w:del>
      <w:ins w:id="20" w:author="Alec" w:date="2013-05-23T13:42:00Z">
        <w:r w:rsidR="00294D0B">
          <w:t>; it</w:t>
        </w:r>
      </w:ins>
      <w:ins w:id="21" w:author="Alec" w:date="2013-05-23T13:41:00Z">
        <w:r w:rsidR="00294D0B">
          <w:t>’s</w:t>
        </w:r>
      </w:ins>
      <w:del w:id="22" w:author="Alec" w:date="2013-05-23T13:41:00Z">
        <w:r w:rsidR="00611951" w:rsidDel="00294D0B">
          <w:delText>and is</w:delText>
        </w:r>
      </w:del>
      <w:r w:rsidR="00611951">
        <w:t xml:space="preserve"> a style of architecture</w:t>
      </w:r>
      <w:ins w:id="23" w:author="Alec" w:date="2013-05-23T13:42:00Z">
        <w:r w:rsidR="00294D0B">
          <w:t xml:space="preserve"> that is used</w:t>
        </w:r>
      </w:ins>
      <w:r w:rsidR="00611951">
        <w:t xml:space="preserve"> for distributed systems. It is a stateless, cacheable protocol that was originally designed to work on simple HTTP calls. </w:t>
      </w:r>
      <w:r w:rsidR="001154B0">
        <w:t>Many of the major service providers, such as Twitter, Flickr, and Facebook, use REST as the foundation of their public API</w:t>
      </w:r>
      <w:del w:id="24" w:author="Alec" w:date="2013-05-25T08:59:00Z">
        <w:r w:rsidR="001154B0" w:rsidDel="00776A21">
          <w:delText>’</w:delText>
        </w:r>
      </w:del>
      <w:r w:rsidR="001154B0">
        <w:t xml:space="preserve">s. </w:t>
      </w:r>
      <w:r w:rsidR="002E4E83">
        <w:t xml:space="preserve">REST is </w:t>
      </w:r>
      <w:ins w:id="25" w:author="Alec" w:date="2013-05-25T09:00:00Z">
        <w:r w:rsidR="00776A21">
          <w:t xml:space="preserve">also </w:t>
        </w:r>
      </w:ins>
      <w:r w:rsidR="002E4E83">
        <w:t xml:space="preserve">becoming increasingly popular because of </w:t>
      </w:r>
      <w:del w:id="26" w:author="Alec" w:date="2013-05-23T13:43:00Z">
        <w:r w:rsidR="002E4E83" w:rsidDel="00294D0B">
          <w:delText xml:space="preserve">their </w:delText>
        </w:r>
      </w:del>
      <w:ins w:id="27" w:author="Alec" w:date="2013-05-23T13:43:00Z">
        <w:r w:rsidR="00294D0B">
          <w:t xml:space="preserve">its </w:t>
        </w:r>
      </w:ins>
      <w:r w:rsidR="002E4E83">
        <w:t xml:space="preserve">simplicity and platform independence. </w:t>
      </w:r>
      <w:r w:rsidR="00B940DA">
        <w:t>For example, REST makes i</w:t>
      </w:r>
      <w:r w:rsidR="002E4E83">
        <w:t xml:space="preserve">t </w:t>
      </w:r>
      <w:del w:id="28" w:author="Alec" w:date="2013-05-25T09:00:00Z">
        <w:r w:rsidR="002E4E83" w:rsidDel="00776A21">
          <w:delText xml:space="preserve">is </w:delText>
        </w:r>
      </w:del>
      <w:r w:rsidR="002E4E83">
        <w:t xml:space="preserve">very easy for a PHP </w:t>
      </w:r>
      <w:r w:rsidR="00B940DA">
        <w:t xml:space="preserve">web </w:t>
      </w:r>
      <w:bookmarkStart w:id="29" w:name="_GoBack"/>
      <w:bookmarkEnd w:id="29"/>
      <w:r w:rsidR="00B940DA">
        <w:t>application running on Linux to communicate</w:t>
      </w:r>
      <w:r w:rsidR="002E4E83">
        <w:t xml:space="preserve"> with a Java </w:t>
      </w:r>
      <w:r w:rsidR="00B940DA">
        <w:t>desktop application running</w:t>
      </w:r>
      <w:r w:rsidR="00625FBF">
        <w:t xml:space="preserve"> on</w:t>
      </w:r>
      <w:r w:rsidR="00B940DA">
        <w:t xml:space="preserve"> Windows.</w:t>
      </w:r>
    </w:p>
    <w:p w14:paraId="6BB962E5" w14:textId="1CE10AD4" w:rsidR="00D57DE6" w:rsidRDefault="00D57DE6" w:rsidP="00D57DE6">
      <w:pPr>
        <w:pStyle w:val="Normal-indent"/>
      </w:pPr>
      <w:r>
        <w:t>The code samples</w:t>
      </w:r>
      <w:ins w:id="30" w:author="Alec" w:date="2013-05-23T13:44:00Z">
        <w:r w:rsidR="00294D0B">
          <w:t xml:space="preserve"> in this tutorial</w:t>
        </w:r>
      </w:ins>
      <w:r>
        <w:t xml:space="preserve"> are structured to incrementally add functionality as you progress through the chapter. There are four sample projects included in the solution:</w:t>
      </w:r>
    </w:p>
    <w:p w14:paraId="4213ED7E" w14:textId="74CA5221" w:rsidR="00D57DE6" w:rsidRDefault="00D57DE6" w:rsidP="00D57DE6">
      <w:pPr>
        <w:pStyle w:val="BulletList"/>
      </w:pPr>
      <w:r>
        <w:rPr>
          <w:b/>
        </w:rPr>
        <w:t>Android</w:t>
      </w:r>
      <w:r w:rsidRPr="00996C2B">
        <w:rPr>
          <w:b/>
        </w:rPr>
        <w:t>_demo1</w:t>
      </w:r>
      <w:r>
        <w:t xml:space="preserve"> – Basic web services </w:t>
      </w:r>
      <w:ins w:id="31" w:author="Alec" w:date="2013-05-21T22:19:00Z">
        <w:r w:rsidR="007D3F79">
          <w:t xml:space="preserve">that </w:t>
        </w:r>
      </w:ins>
      <w:r>
        <w:t>us</w:t>
      </w:r>
      <w:ins w:id="32" w:author="Alec" w:date="2013-05-21T22:19:00Z">
        <w:r w:rsidR="007D3F79">
          <w:t>e</w:t>
        </w:r>
      </w:ins>
      <w:del w:id="33" w:author="Alec" w:date="2013-05-21T22:19:00Z">
        <w:r w:rsidDel="007D3F79">
          <w:delText>ing</w:delText>
        </w:r>
      </w:del>
      <w:r>
        <w:t xml:space="preserve"> XML and JSON</w:t>
      </w:r>
      <w:ins w:id="34" w:author="Alec" w:date="2013-05-21T22:19:00Z">
        <w:r w:rsidR="007D3F79">
          <w:t>.</w:t>
        </w:r>
      </w:ins>
    </w:p>
    <w:p w14:paraId="118ACFD2" w14:textId="6C824F6B" w:rsidR="00D57DE6" w:rsidRDefault="00D57DE6" w:rsidP="00D57DE6">
      <w:pPr>
        <w:pStyle w:val="BulletList"/>
      </w:pPr>
      <w:r>
        <w:rPr>
          <w:b/>
        </w:rPr>
        <w:t>Android</w:t>
      </w:r>
      <w:r w:rsidRPr="00996C2B">
        <w:rPr>
          <w:b/>
        </w:rPr>
        <w:t>_demo</w:t>
      </w:r>
      <w:r>
        <w:rPr>
          <w:b/>
        </w:rPr>
        <w:t>2</w:t>
      </w:r>
      <w:r>
        <w:t xml:space="preserve"> – Async web services</w:t>
      </w:r>
      <w:ins w:id="35" w:author="Alec" w:date="2013-05-21T22:19:00Z">
        <w:r w:rsidR="007D3F79">
          <w:t>.</w:t>
        </w:r>
      </w:ins>
      <w:r>
        <w:t xml:space="preserve"> </w:t>
      </w:r>
    </w:p>
    <w:p w14:paraId="155364FD" w14:textId="6E706572" w:rsidR="00D57DE6" w:rsidRDefault="00D57DE6" w:rsidP="00D57DE6">
      <w:pPr>
        <w:pStyle w:val="BulletList"/>
      </w:pPr>
      <w:r>
        <w:rPr>
          <w:b/>
        </w:rPr>
        <w:t>iOS</w:t>
      </w:r>
      <w:r w:rsidRPr="00996C2B">
        <w:rPr>
          <w:b/>
        </w:rPr>
        <w:t>_demo</w:t>
      </w:r>
      <w:r>
        <w:rPr>
          <w:b/>
        </w:rPr>
        <w:t>1</w:t>
      </w:r>
      <w:r>
        <w:t xml:space="preserve"> – Basic web services </w:t>
      </w:r>
      <w:ins w:id="36" w:author="Alec" w:date="2013-05-21T22:19:00Z">
        <w:r w:rsidR="007D3F79">
          <w:t xml:space="preserve">that </w:t>
        </w:r>
      </w:ins>
      <w:r>
        <w:t>us</w:t>
      </w:r>
      <w:ins w:id="37" w:author="Alec" w:date="2013-05-21T22:19:00Z">
        <w:r w:rsidR="007D3F79">
          <w:t>e</w:t>
        </w:r>
      </w:ins>
      <w:del w:id="38" w:author="Alec" w:date="2013-05-21T22:19:00Z">
        <w:r w:rsidDel="007D3F79">
          <w:delText>ing</w:delText>
        </w:r>
      </w:del>
      <w:r>
        <w:t xml:space="preserve"> XML and JSON</w:t>
      </w:r>
      <w:ins w:id="39" w:author="Alec" w:date="2013-05-21T22:19:00Z">
        <w:r w:rsidR="007D3F79">
          <w:t>.</w:t>
        </w:r>
      </w:ins>
    </w:p>
    <w:p w14:paraId="552B5C57" w14:textId="5E2DA478" w:rsidR="00D57DE6" w:rsidRDefault="00D57DE6" w:rsidP="00D57DE6">
      <w:pPr>
        <w:pStyle w:val="BulletList"/>
      </w:pPr>
      <w:r>
        <w:rPr>
          <w:b/>
        </w:rPr>
        <w:t>iOS</w:t>
      </w:r>
      <w:r w:rsidRPr="00996C2B">
        <w:rPr>
          <w:b/>
        </w:rPr>
        <w:t>_demo</w:t>
      </w:r>
      <w:r>
        <w:rPr>
          <w:b/>
        </w:rPr>
        <w:t>1</w:t>
      </w:r>
      <w:r>
        <w:t xml:space="preserve"> – Async web services</w:t>
      </w:r>
      <w:ins w:id="40" w:author="Alec" w:date="2013-05-21T22:19:00Z">
        <w:r w:rsidR="007D3F79">
          <w:t>.</w:t>
        </w:r>
      </w:ins>
    </w:p>
    <w:p w14:paraId="78C867A9" w14:textId="2DD3E6C0" w:rsidR="00E55A26" w:rsidRDefault="00D57DE6" w:rsidP="00D57DE6">
      <w:pPr>
        <w:pStyle w:val="Normal-indent"/>
      </w:pPr>
      <w:r>
        <w:t>The code introduced in this chapter is already present in the samples, but</w:t>
      </w:r>
      <w:ins w:id="41" w:author="Alec" w:date="2013-05-23T13:44:00Z">
        <w:r w:rsidR="00294D0B">
          <w:t xml:space="preserve"> it is</w:t>
        </w:r>
      </w:ins>
      <w:del w:id="42" w:author="Alec" w:date="2013-05-23T13:44:00Z">
        <w:r w:rsidDel="00294D0B">
          <w:delText xml:space="preserve"> </w:delText>
        </w:r>
      </w:del>
      <w:ins w:id="43" w:author="Alec" w:date="2013-05-23T13:44:00Z">
        <w:r w:rsidR="00294D0B">
          <w:t xml:space="preserve"> </w:t>
        </w:r>
      </w:ins>
      <w:r>
        <w:t xml:space="preserve">commented out. Use the </w:t>
      </w:r>
      <w:r w:rsidRPr="00222E88">
        <w:rPr>
          <w:rStyle w:val="UIItem"/>
        </w:rPr>
        <w:t>Tasks</w:t>
      </w:r>
      <w:r>
        <w:t xml:space="preserve"> window in your IDE to quickly find the commented-out code that is marked with a  </w:t>
      </w:r>
      <w:r w:rsidRPr="00B06D8C">
        <w:rPr>
          <w:rStyle w:val="CodeInline"/>
        </w:rPr>
        <w:t>//TODO:</w:t>
      </w:r>
      <w:r>
        <w:t xml:space="preserve"> task identifier.</w:t>
      </w:r>
    </w:p>
    <w:p w14:paraId="1A73C949" w14:textId="7F326ED0" w:rsidR="00DE74A0" w:rsidRPr="00666FFB" w:rsidRDefault="00DE74A0" w:rsidP="00E55A26">
      <w:pPr>
        <w:pStyle w:val="Normal-indent"/>
        <w:jc w:val="left"/>
      </w:pPr>
      <w:r w:rsidRPr="00666FFB">
        <w:t xml:space="preserve">For more information </w:t>
      </w:r>
      <w:del w:id="44" w:author="Alec" w:date="2013-05-23T13:45:00Z">
        <w:r w:rsidRPr="00666FFB" w:rsidDel="00294D0B">
          <w:delText xml:space="preserve">on </w:delText>
        </w:r>
      </w:del>
      <w:ins w:id="45" w:author="Alec" w:date="2013-05-23T13:45:00Z">
        <w:r w:rsidR="00294D0B">
          <w:t>about how to</w:t>
        </w:r>
        <w:r w:rsidR="00294D0B" w:rsidRPr="00666FFB">
          <w:t xml:space="preserve"> </w:t>
        </w:r>
      </w:ins>
      <w:r w:rsidRPr="00666FFB">
        <w:t>us</w:t>
      </w:r>
      <w:ins w:id="46" w:author="Alec" w:date="2013-05-23T13:45:00Z">
        <w:r w:rsidR="00294D0B">
          <w:t>e</w:t>
        </w:r>
      </w:ins>
      <w:del w:id="47" w:author="Alec" w:date="2013-05-23T13:45:00Z">
        <w:r w:rsidRPr="00666FFB" w:rsidDel="00294D0B">
          <w:delText>ing</w:delText>
        </w:r>
      </w:del>
      <w:r w:rsidRPr="00666FFB">
        <w:t xml:space="preserve"> web services in your mobile application, please consult Xamarin’s </w:t>
      </w:r>
      <w:r w:rsidR="00E55A26">
        <w:t xml:space="preserve">cross-platform </w:t>
      </w:r>
      <w:hyperlink r:id="rId6" w:history="1">
        <w:r w:rsidR="00E55A26" w:rsidRPr="00E55A26">
          <w:rPr>
            <w:rStyle w:val="Hyperlink"/>
          </w:rPr>
          <w:t>Introduction to Web Services</w:t>
        </w:r>
      </w:hyperlink>
      <w:r w:rsidR="00E55A26">
        <w:t>.</w:t>
      </w:r>
    </w:p>
    <w:p w14:paraId="70DFF074" w14:textId="2EB22B92" w:rsidR="006C6574" w:rsidRDefault="00043410" w:rsidP="00666FFB">
      <w:pPr>
        <w:pStyle w:val="Heading2"/>
      </w:pPr>
      <w:r>
        <w:t>REST Services</w:t>
      </w:r>
    </w:p>
    <w:p w14:paraId="043034D7" w14:textId="5520006B" w:rsidR="00D2485B" w:rsidRDefault="00043410" w:rsidP="00617D8F">
      <w:pPr>
        <w:pStyle w:val="Normal-indent"/>
      </w:pPr>
      <w:del w:id="48" w:author="Alec" w:date="2013-05-23T16:24:00Z">
        <w:r w:rsidRPr="00043410" w:rsidDel="005D6EF5">
          <w:lastRenderedPageBreak/>
          <w:delText xml:space="preserve">With </w:delText>
        </w:r>
      </w:del>
      <w:ins w:id="49" w:author="Alec" w:date="2013-05-23T16:24:00Z">
        <w:r w:rsidR="005D6EF5">
          <w:t>When you use</w:t>
        </w:r>
        <w:r w:rsidR="005D6EF5" w:rsidRPr="00043410">
          <w:t xml:space="preserve"> </w:t>
        </w:r>
      </w:ins>
      <w:r w:rsidR="00625FBF">
        <w:t>Xamarin</w:t>
      </w:r>
      <w:ins w:id="50" w:author="Alec" w:date="2013-05-23T16:24:00Z">
        <w:r w:rsidR="005D6EF5">
          <w:t>,</w:t>
        </w:r>
      </w:ins>
      <w:r w:rsidRPr="00043410">
        <w:t xml:space="preserve"> consuming RESTful services is an architecturally simple and </w:t>
      </w:r>
      <w:del w:id="51" w:author="Alec" w:date="2013-05-23T16:23:00Z">
        <w:r w:rsidRPr="00043410" w:rsidDel="005D6EF5">
          <w:delText xml:space="preserve">performance </w:delText>
        </w:r>
      </w:del>
      <w:ins w:id="52" w:author="Alec" w:date="2013-05-23T16:23:00Z">
        <w:r w:rsidR="005D6EF5" w:rsidRPr="00043410">
          <w:t>performance</w:t>
        </w:r>
        <w:r w:rsidR="005D6EF5">
          <w:t>-</w:t>
        </w:r>
      </w:ins>
      <w:r w:rsidRPr="00043410">
        <w:t xml:space="preserve">conscious option. This section examines </w:t>
      </w:r>
      <w:r w:rsidR="008813E7">
        <w:t>one technique</w:t>
      </w:r>
      <w:r w:rsidRPr="00043410">
        <w:t xml:space="preserve"> </w:t>
      </w:r>
      <w:ins w:id="53" w:author="Alec" w:date="2013-05-23T16:25:00Z">
        <w:r w:rsidR="005D6EF5">
          <w:t xml:space="preserve">you can use </w:t>
        </w:r>
      </w:ins>
      <w:r w:rsidRPr="00043410">
        <w:t>to interact with REST services from client applications, and introduce</w:t>
      </w:r>
      <w:ins w:id="54" w:author="Alec" w:date="2013-05-23T16:25:00Z">
        <w:r w:rsidR="005D6EF5">
          <w:t>s</w:t>
        </w:r>
      </w:ins>
      <w:r w:rsidRPr="00043410">
        <w:t xml:space="preserve"> the various tools and patterns used to parse the </w:t>
      </w:r>
      <w:ins w:id="55" w:author="Alec" w:date="2013-05-23T16:25:00Z">
        <w:r w:rsidR="005D6EF5">
          <w:t xml:space="preserve">most </w:t>
        </w:r>
      </w:ins>
      <w:r w:rsidRPr="00043410">
        <w:t>common message formats.</w:t>
      </w:r>
    </w:p>
    <w:p w14:paraId="22BD413A" w14:textId="78127CEA" w:rsidR="00557744" w:rsidRDefault="00557744" w:rsidP="00DB74FB">
      <w:pPr>
        <w:pStyle w:val="Heading3"/>
      </w:pPr>
      <w:r>
        <w:t>Calling</w:t>
      </w:r>
      <w:r w:rsidR="00BA7715">
        <w:t xml:space="preserve"> Web Services</w:t>
      </w:r>
    </w:p>
    <w:p w14:paraId="104D9C24" w14:textId="4C422216" w:rsidR="00617D8F" w:rsidRDefault="00617D8F" w:rsidP="00617D8F">
      <w:pPr>
        <w:pStyle w:val="Normal-indent"/>
      </w:pPr>
      <w:r>
        <w:t xml:space="preserve">The simplicity of RESTful </w:t>
      </w:r>
      <w:r w:rsidR="006E3A32">
        <w:t>web services</w:t>
      </w:r>
      <w:r>
        <w:t xml:space="preserve"> has helped make </w:t>
      </w:r>
      <w:del w:id="56" w:author="Alec" w:date="2013-05-23T16:26:00Z">
        <w:r w:rsidDel="005D6EF5">
          <w:delText xml:space="preserve">it </w:delText>
        </w:r>
      </w:del>
      <w:ins w:id="57" w:author="Alec" w:date="2013-05-23T16:26:00Z">
        <w:r w:rsidR="005D6EF5">
          <w:t xml:space="preserve">them </w:t>
        </w:r>
      </w:ins>
      <w:r>
        <w:t xml:space="preserve">the primary option for mobile applications, since client interaction requires basic access to HTTP in lieu of a complete SOAP runtime. </w:t>
      </w:r>
    </w:p>
    <w:p w14:paraId="0C6BD98A" w14:textId="2022853A" w:rsidR="00617D8F" w:rsidRDefault="00617D8F" w:rsidP="00617D8F">
      <w:pPr>
        <w:pStyle w:val="Normal-indent"/>
      </w:pPr>
      <w:r w:rsidRPr="008F697B">
        <w:rPr>
          <w:rStyle w:val="CodeInline"/>
        </w:rPr>
        <w:t>System.Net.WebClient</w:t>
      </w:r>
      <w:r>
        <w:t xml:space="preserve"> is one of the most common </w:t>
      </w:r>
      <w:r w:rsidR="00274E98">
        <w:t>API</w:t>
      </w:r>
      <w:del w:id="58" w:author="Alec" w:date="2013-05-23T16:26:00Z">
        <w:r w:rsidR="00274E98" w:rsidDel="005D6EF5">
          <w:delText>’</w:delText>
        </w:r>
      </w:del>
      <w:r w:rsidR="00274E98">
        <w:t>s</w:t>
      </w:r>
      <w:r>
        <w:t xml:space="preserve"> </w:t>
      </w:r>
      <w:ins w:id="59" w:author="Alec" w:date="2013-05-23T16:26:00Z">
        <w:r w:rsidR="005D6EF5">
          <w:t xml:space="preserve">used </w:t>
        </w:r>
      </w:ins>
      <w:r>
        <w:t xml:space="preserve">for </w:t>
      </w:r>
      <w:r w:rsidR="003B0DDC">
        <w:t>retrieving</w:t>
      </w:r>
      <w:r>
        <w:t xml:space="preserve"> data from a REST</w:t>
      </w:r>
      <w:r w:rsidR="00274E98">
        <w:t>ful</w:t>
      </w:r>
      <w:r>
        <w:t xml:space="preserve"> service. The following code snippet shows an example of how to call a web service to download a file from a </w:t>
      </w:r>
      <w:r w:rsidR="006F48AD">
        <w:t xml:space="preserve">(fictional) </w:t>
      </w:r>
      <w:r>
        <w:t>website:</w:t>
      </w:r>
    </w:p>
    <w:p w14:paraId="2085290C" w14:textId="77777777" w:rsidR="00617D8F" w:rsidRDefault="00617D8F" w:rsidP="00617D8F">
      <w:pPr>
        <w:pStyle w:val="Code"/>
      </w:pPr>
      <w:r>
        <w:t>var webClient = new WebClient();</w:t>
      </w:r>
    </w:p>
    <w:p w14:paraId="2F8487C1" w14:textId="1C219A69" w:rsidR="00617D8F" w:rsidRDefault="00617D8F" w:rsidP="00617D8F">
      <w:pPr>
        <w:pStyle w:val="Code"/>
      </w:pPr>
      <w:r>
        <w:t>var jsonString = webClient.DownloadString(</w:t>
      </w:r>
      <w:r w:rsidR="005764FF">
        <w:t>"</w:t>
      </w:r>
      <w:r>
        <w:t>http://</w:t>
      </w:r>
      <w:r w:rsidR="005764FF">
        <w:t>someserver.com</w:t>
      </w:r>
      <w:r>
        <w:t>/</w:t>
      </w:r>
      <w:r w:rsidR="005764FF">
        <w:t>svc/data.json"</w:t>
      </w:r>
      <w:r>
        <w:t>);</w:t>
      </w:r>
    </w:p>
    <w:p w14:paraId="4C92F9BB" w14:textId="35866672" w:rsidR="00AF3473" w:rsidRDefault="006F48AD" w:rsidP="00A06D87">
      <w:pPr>
        <w:pStyle w:val="Normal-indent"/>
      </w:pPr>
      <w:r>
        <w:t xml:space="preserve">The </w:t>
      </w:r>
      <w:r w:rsidRPr="005D6EF5">
        <w:rPr>
          <w:rStyle w:val="CodeInline"/>
          <w:rPrChange w:id="60" w:author="Alec" w:date="2013-05-23T16:27:00Z">
            <w:rPr/>
          </w:rPrChange>
        </w:rPr>
        <w:t>DownloadString</w:t>
      </w:r>
      <w:r>
        <w:t xml:space="preserve"> method (as well as </w:t>
      </w:r>
      <w:r w:rsidRPr="005D6EF5">
        <w:rPr>
          <w:rStyle w:val="CodeInline"/>
          <w:rPrChange w:id="61" w:author="Alec" w:date="2013-05-23T16:27:00Z">
            <w:rPr/>
          </w:rPrChange>
        </w:rPr>
        <w:t>DownloadFile</w:t>
      </w:r>
      <w:r>
        <w:t xml:space="preserve"> and </w:t>
      </w:r>
      <w:r w:rsidRPr="005D6EF5">
        <w:rPr>
          <w:rStyle w:val="CodeInline"/>
          <w:rPrChange w:id="62" w:author="Alec" w:date="2013-05-23T16:27:00Z">
            <w:rPr/>
          </w:rPrChange>
        </w:rPr>
        <w:t>DownloadData</w:t>
      </w:r>
      <w:r>
        <w:t xml:space="preserve">) perform an HTTP GET request, which means you can pass parameters in the query string and also set HTTP </w:t>
      </w:r>
      <w:del w:id="63" w:author="Alec" w:date="2013-05-23T16:28:00Z">
        <w:r w:rsidDel="005D6EF5">
          <w:delText>Headers</w:delText>
        </w:r>
      </w:del>
      <w:ins w:id="64" w:author="Alec" w:date="2013-05-23T16:28:00Z">
        <w:r w:rsidR="005D6EF5">
          <w:t>headers</w:t>
        </w:r>
      </w:ins>
      <w:r>
        <w:t>, but you cannot send additional data in the request body. REST services typically use other HTTP verbs to perform different actions on the server</w:t>
      </w:r>
      <w:del w:id="65" w:author="Alec" w:date="2013-05-23T16:28:00Z">
        <w:r w:rsidDel="005D6EF5">
          <w:delText>; s</w:delText>
        </w:r>
      </w:del>
      <w:ins w:id="66" w:author="Alec" w:date="2013-05-23T16:28:00Z">
        <w:r w:rsidR="005D6EF5">
          <w:t>. S</w:t>
        </w:r>
      </w:ins>
      <w:r>
        <w:t xml:space="preserve">ome examples are shown below </w:t>
      </w:r>
      <w:del w:id="67" w:author="Alec" w:date="2013-05-23T16:28:00Z">
        <w:r w:rsidDel="005D6EF5">
          <w:delText xml:space="preserve">which </w:delText>
        </w:r>
      </w:del>
      <w:ins w:id="68" w:author="Alec" w:date="2013-05-23T16:28:00Z">
        <w:r w:rsidR="005D6EF5">
          <w:t xml:space="preserve">that </w:t>
        </w:r>
      </w:ins>
      <w:r>
        <w:t>work against Microsoft’s Azure Web Service free-trial demo ToDo app.</w:t>
      </w:r>
    </w:p>
    <w:p w14:paraId="1362CB43" w14:textId="66F3F4F9" w:rsidR="00437267" w:rsidRDefault="00437267" w:rsidP="00A06D87">
      <w:pPr>
        <w:pStyle w:val="Normal-indent"/>
      </w:pPr>
      <w:r>
        <w:t xml:space="preserve">HTTP </w:t>
      </w:r>
      <w:del w:id="69" w:author="Alec" w:date="2013-05-23T16:28:00Z">
        <w:r w:rsidDel="005D6EF5">
          <w:delText xml:space="preserve">Headers </w:delText>
        </w:r>
      </w:del>
      <w:ins w:id="70" w:author="Alec" w:date="2013-05-23T16:28:00Z">
        <w:r w:rsidR="005D6EF5">
          <w:t xml:space="preserve">headers </w:t>
        </w:r>
      </w:ins>
      <w:r>
        <w:t xml:space="preserve">are used to manage authentication and </w:t>
      </w:r>
      <w:ins w:id="71" w:author="Alec" w:date="2013-05-23T16:28:00Z">
        <w:r w:rsidR="005D6EF5">
          <w:t xml:space="preserve">to </w:t>
        </w:r>
      </w:ins>
      <w:r>
        <w:t xml:space="preserve">negotiate the data format being used (in this case, JSON). The query string and request body are used to identify the operation </w:t>
      </w:r>
      <w:del w:id="72" w:author="Alec" w:date="2013-05-23T16:30:00Z">
        <w:r w:rsidDel="005D6EF5">
          <w:delText xml:space="preserve">being requested, </w:delText>
        </w:r>
      </w:del>
      <w:r>
        <w:t xml:space="preserve">and </w:t>
      </w:r>
      <w:del w:id="73" w:author="Alec" w:date="2013-05-23T16:30:00Z">
        <w:r w:rsidDel="005D6EF5">
          <w:delText xml:space="preserve">a </w:delText>
        </w:r>
      </w:del>
      <w:ins w:id="74" w:author="Alec" w:date="2013-05-23T16:30:00Z">
        <w:r w:rsidR="005D6EF5">
          <w:t xml:space="preserve">the </w:t>
        </w:r>
      </w:ins>
      <w:r>
        <w:t xml:space="preserve">specific object </w:t>
      </w:r>
      <w:del w:id="75" w:author="Alec" w:date="2013-05-23T16:29:00Z">
        <w:r w:rsidDel="005D6EF5">
          <w:delText xml:space="preserve">id </w:delText>
        </w:r>
      </w:del>
      <w:ins w:id="76" w:author="Alec" w:date="2013-05-23T16:29:00Z">
        <w:r w:rsidR="005D6EF5">
          <w:t>ID</w:t>
        </w:r>
      </w:ins>
      <w:del w:id="77" w:author="Alec" w:date="2013-05-23T16:30:00Z">
        <w:r w:rsidDel="005D6EF5">
          <w:delText>(if available)</w:delText>
        </w:r>
      </w:del>
      <w:ins w:id="78" w:author="Alec" w:date="2013-05-23T16:30:00Z">
        <w:r w:rsidR="005D6EF5">
          <w:t xml:space="preserve"> requested</w:t>
        </w:r>
      </w:ins>
      <w:r>
        <w:t>.</w:t>
      </w:r>
    </w:p>
    <w:p w14:paraId="6073EAEB" w14:textId="76ACF14B" w:rsidR="006F48AD" w:rsidRDefault="006F48AD" w:rsidP="006F48AD">
      <w:pPr>
        <w:pStyle w:val="Heading4"/>
      </w:pPr>
      <w:r>
        <w:t>POST (Create a new item)</w:t>
      </w:r>
    </w:p>
    <w:p w14:paraId="7038F4AC" w14:textId="6FEAB55A" w:rsidR="00437267" w:rsidRPr="00437267" w:rsidRDefault="00437267" w:rsidP="00437267">
      <w:pPr>
        <w:pStyle w:val="Normal-indent"/>
      </w:pPr>
      <w:r>
        <w:t xml:space="preserve">This code snippet </w:t>
      </w:r>
      <w:del w:id="79" w:author="Alec" w:date="2013-05-23T16:31:00Z">
        <w:r w:rsidDel="005D6EF5">
          <w:delText xml:space="preserve">will </w:delText>
        </w:r>
      </w:del>
      <w:r>
        <w:t>create</w:t>
      </w:r>
      <w:ins w:id="80" w:author="Alec" w:date="2013-05-23T16:31:00Z">
        <w:r w:rsidR="005D6EF5">
          <w:t>s</w:t>
        </w:r>
      </w:ins>
      <w:r>
        <w:t xml:space="preserve"> a new item on the server. The </w:t>
      </w:r>
      <w:r w:rsidRPr="00437267">
        <w:rPr>
          <w:rStyle w:val="CodeInline"/>
        </w:rPr>
        <w:t>UploadString</w:t>
      </w:r>
      <w:r>
        <w:t xml:space="preserve"> method is used, and the object to be created is serialized as JSON and sent in the request body (</w:t>
      </w:r>
      <w:r w:rsidRPr="00437267">
        <w:rPr>
          <w:rStyle w:val="CodeInline"/>
        </w:rPr>
        <w:t>payload</w:t>
      </w:r>
      <w:r>
        <w:t>).</w:t>
      </w:r>
    </w:p>
    <w:p w14:paraId="49C5ED6D" w14:textId="362623D2" w:rsidR="006F48AD" w:rsidRDefault="006F48AD" w:rsidP="00437267">
      <w:pPr>
        <w:pStyle w:val="Code"/>
      </w:pPr>
      <w:r>
        <w:t>var AddUrl = "https://" + subdomain + ".azure-mobile.net/tables/TodoItem";</w:t>
      </w:r>
    </w:p>
    <w:p w14:paraId="493253E7" w14:textId="77777777" w:rsidR="006F48AD" w:rsidRDefault="006F48AD" w:rsidP="00437267">
      <w:pPr>
        <w:pStyle w:val="Code"/>
      </w:pPr>
      <w:r>
        <w:t>client.Headers.Add (HttpRequestHeader.Accept, "application/json");</w:t>
      </w:r>
    </w:p>
    <w:p w14:paraId="2AC98E93" w14:textId="77777777" w:rsidR="006F48AD" w:rsidRDefault="006F48AD" w:rsidP="00437267">
      <w:pPr>
        <w:pStyle w:val="Code"/>
      </w:pPr>
      <w:r>
        <w:t>client.Headers.Add (HttpRequestHeader.ContentType, "application/json");</w:t>
      </w:r>
    </w:p>
    <w:p w14:paraId="79AC14CF" w14:textId="23CE231F" w:rsidR="006F48AD" w:rsidRDefault="006F48AD" w:rsidP="00437267">
      <w:pPr>
        <w:pStyle w:val="Code"/>
      </w:pPr>
      <w:r>
        <w:lastRenderedPageBreak/>
        <w:t>client.Headers.Add ("X-ZUMO-APPLICATION", MobileServiceAppId);</w:t>
      </w:r>
    </w:p>
    <w:p w14:paraId="59A73997" w14:textId="77777777" w:rsidR="006F48AD" w:rsidRDefault="006F48AD" w:rsidP="00437267">
      <w:pPr>
        <w:pStyle w:val="Code"/>
      </w:pPr>
      <w:r>
        <w:t>var payload = task.ToJson ();</w:t>
      </w:r>
    </w:p>
    <w:p w14:paraId="7F594160" w14:textId="77777777" w:rsidR="006F48AD" w:rsidRDefault="006F48AD" w:rsidP="00437267">
      <w:pPr>
        <w:pStyle w:val="Code"/>
      </w:pPr>
      <w:r>
        <w:t>var response = client.UploadString (AddUrl, "POST", payload);</w:t>
      </w:r>
    </w:p>
    <w:p w14:paraId="1E2DF2D1" w14:textId="77777777" w:rsidR="006F48AD" w:rsidRDefault="006F48AD" w:rsidP="00437267">
      <w:pPr>
        <w:pStyle w:val="Code"/>
      </w:pPr>
      <w:r>
        <w:t>// ...and wait...</w:t>
      </w:r>
    </w:p>
    <w:p w14:paraId="63C907FA" w14:textId="77777777" w:rsidR="006F48AD" w:rsidRDefault="006F48AD" w:rsidP="00437267">
      <w:pPr>
        <w:pStyle w:val="Code"/>
      </w:pPr>
      <w:r>
        <w:t>var responseString = response;</w:t>
      </w:r>
    </w:p>
    <w:p w14:paraId="46934334" w14:textId="144ADF1D" w:rsidR="00437267" w:rsidRDefault="00437267" w:rsidP="00437267">
      <w:pPr>
        <w:pStyle w:val="Normal-indent"/>
      </w:pPr>
      <w:r>
        <w:t xml:space="preserve">The calling code can query the response body and the HTTP status code to confirm </w:t>
      </w:r>
      <w:ins w:id="81" w:author="Alec" w:date="2013-05-21T22:11:00Z">
        <w:r w:rsidR="00E03E80">
          <w:t xml:space="preserve">that </w:t>
        </w:r>
      </w:ins>
      <w:r>
        <w:t xml:space="preserve">the item was created and </w:t>
      </w:r>
      <w:ins w:id="82" w:author="Alec" w:date="2013-05-21T22:11:00Z">
        <w:r w:rsidR="00E03E80">
          <w:t xml:space="preserve">to </w:t>
        </w:r>
      </w:ins>
      <w:r>
        <w:t>determine its identifier (or primary key).</w:t>
      </w:r>
    </w:p>
    <w:p w14:paraId="3E9DF703" w14:textId="4D1A0B86" w:rsidR="00437267" w:rsidRDefault="00437267" w:rsidP="00437267">
      <w:pPr>
        <w:pStyle w:val="Heading4"/>
      </w:pPr>
      <w:r>
        <w:t>DELETE (Delete an item)</w:t>
      </w:r>
    </w:p>
    <w:p w14:paraId="7B3900EC" w14:textId="34123DA3" w:rsidR="00437267" w:rsidRDefault="00437267" w:rsidP="00437267">
      <w:pPr>
        <w:pStyle w:val="Normal-indent"/>
      </w:pPr>
      <w:r>
        <w:t xml:space="preserve">Unlike the POST request, the DELETE request includes </w:t>
      </w:r>
      <w:r w:rsidR="00051DA9">
        <w:t xml:space="preserve">the identifier (or primary key) of an object in the query string. This value, along with the DELETE HTTP verb, is how the REST server </w:t>
      </w:r>
      <w:r w:rsidR="00F6243B">
        <w:t xml:space="preserve">knows </w:t>
      </w:r>
      <w:del w:id="83" w:author="Alec" w:date="2013-05-23T16:32:00Z">
        <w:r w:rsidR="00F6243B" w:rsidDel="005D6EF5">
          <w:delText xml:space="preserve">what </w:delText>
        </w:r>
      </w:del>
      <w:ins w:id="84" w:author="Alec" w:date="2013-05-23T16:32:00Z">
        <w:r w:rsidR="005D6EF5">
          <w:t xml:space="preserve">which </w:t>
        </w:r>
      </w:ins>
      <w:r w:rsidR="00F6243B">
        <w:t>operation to perform.</w:t>
      </w:r>
    </w:p>
    <w:p w14:paraId="26CA3D8B" w14:textId="2CC66F68" w:rsidR="00437267" w:rsidRDefault="00437267" w:rsidP="00437267">
      <w:pPr>
        <w:pStyle w:val="Code"/>
      </w:pPr>
      <w:r>
        <w:t>var DeleteUrl = "https://" + subdomain + ".azure-mobile.net/tables/TodoItem/</w:t>
      </w:r>
      <w:r w:rsidRPr="00437267">
        <w:rPr>
          <w:b/>
        </w:rPr>
        <w:t>{0}</w:t>
      </w:r>
      <w:r>
        <w:t>"; // includes object identifier</w:t>
      </w:r>
    </w:p>
    <w:p w14:paraId="37A7C773" w14:textId="77777777" w:rsidR="00437267" w:rsidRDefault="00437267" w:rsidP="00437267">
      <w:pPr>
        <w:pStyle w:val="Code"/>
      </w:pPr>
      <w:r>
        <w:t>client.Headers.Add(HttpRequestHeader.Accept, "application/json");</w:t>
      </w:r>
    </w:p>
    <w:p w14:paraId="3A9B6B55" w14:textId="77777777" w:rsidR="00437267" w:rsidRDefault="00437267" w:rsidP="00437267">
      <w:pPr>
        <w:pStyle w:val="Code"/>
      </w:pPr>
      <w:r>
        <w:t>client.Headers.Add(HttpRequestHeader.ContentType, "application/json");</w:t>
      </w:r>
    </w:p>
    <w:p w14:paraId="555F354B" w14:textId="2641745F" w:rsidR="00437267" w:rsidRDefault="00437267" w:rsidP="00437267">
      <w:pPr>
        <w:pStyle w:val="Code"/>
      </w:pPr>
      <w:r>
        <w:t>client.Headers.Add("X-ZUMO-APPLICATION", MobileServiceAppId);</w:t>
      </w:r>
    </w:p>
    <w:p w14:paraId="408C5BAF" w14:textId="5B5DE296" w:rsidR="00437267" w:rsidRDefault="00437267" w:rsidP="00437267">
      <w:pPr>
        <w:pStyle w:val="Code"/>
      </w:pPr>
      <w:r>
        <w:t>var payload = task.ToJson();</w:t>
      </w:r>
    </w:p>
    <w:p w14:paraId="63A60F74" w14:textId="17D4D78C" w:rsidR="00437267" w:rsidRDefault="00437267" w:rsidP="00437267">
      <w:pPr>
        <w:pStyle w:val="Code"/>
      </w:pPr>
      <w:r>
        <w:t>var response = client.UploadString(String.Format(DeleteUrl, task.Id), "DELETE", payload);</w:t>
      </w:r>
    </w:p>
    <w:p w14:paraId="74ABCEE5" w14:textId="77777777" w:rsidR="00437267" w:rsidRDefault="00437267" w:rsidP="00437267">
      <w:pPr>
        <w:pStyle w:val="Code"/>
      </w:pPr>
      <w:r>
        <w:t>// ...and wait...</w:t>
      </w:r>
    </w:p>
    <w:p w14:paraId="7D5A5D0E" w14:textId="7E2D2DC2" w:rsidR="00437267" w:rsidRDefault="00437267" w:rsidP="00437267">
      <w:pPr>
        <w:pStyle w:val="Code"/>
      </w:pPr>
      <w:r>
        <w:t>var responseString = response;</w:t>
      </w:r>
    </w:p>
    <w:p w14:paraId="54E5577E" w14:textId="3AD368A3" w:rsidR="00437267" w:rsidRDefault="00437267" w:rsidP="00437267">
      <w:pPr>
        <w:pStyle w:val="Normal-indent"/>
      </w:pPr>
      <w:r>
        <w:t>The calling code can query the response body and the HTTP status code to confirm th</w:t>
      </w:r>
      <w:ins w:id="85" w:author="Alec" w:date="2013-05-23T16:32:00Z">
        <w:r w:rsidR="005D6EF5">
          <w:t>at th</w:t>
        </w:r>
      </w:ins>
      <w:r>
        <w:t>e delete operation was successful.</w:t>
      </w:r>
    </w:p>
    <w:p w14:paraId="606E69AD" w14:textId="063B959C" w:rsidR="00437267" w:rsidRDefault="00437267" w:rsidP="00437267">
      <w:pPr>
        <w:pStyle w:val="Heading4"/>
      </w:pPr>
      <w:r>
        <w:t>PATCH (Update existing item)</w:t>
      </w:r>
    </w:p>
    <w:p w14:paraId="4EFE20C2" w14:textId="6015F1B8" w:rsidR="00437267" w:rsidRDefault="00F6243B" w:rsidP="00437267">
      <w:pPr>
        <w:pStyle w:val="Normal-indent"/>
      </w:pPr>
      <w:r>
        <w:t xml:space="preserve">As with the DELETE request, the object being updated has its identifier included in the query string. The updated object is serialized as JSON in the request body. The server uses these pieces of information (plus the content type) to parse the request and perform the correct operation. </w:t>
      </w:r>
    </w:p>
    <w:p w14:paraId="3C6AC8CF" w14:textId="223247C9" w:rsidR="00437267" w:rsidRDefault="00437267" w:rsidP="00437267">
      <w:pPr>
        <w:pStyle w:val="Code"/>
      </w:pPr>
      <w:r>
        <w:t>var UpdateUrl = "https://" + subdomain + ".azure-mobile.net/tables/TodoItem/</w:t>
      </w:r>
      <w:r w:rsidRPr="00437267">
        <w:rPr>
          <w:b/>
        </w:rPr>
        <w:t>{0}</w:t>
      </w:r>
      <w:r>
        <w:t>"; // includes object identifier</w:t>
      </w:r>
    </w:p>
    <w:p w14:paraId="67A68CCF" w14:textId="77777777" w:rsidR="00437267" w:rsidRDefault="00437267" w:rsidP="00437267">
      <w:pPr>
        <w:pStyle w:val="Code"/>
      </w:pPr>
      <w:r>
        <w:t>WebClient client = new WebClient();</w:t>
      </w:r>
    </w:p>
    <w:p w14:paraId="7B74C959" w14:textId="77777777" w:rsidR="00437267" w:rsidRDefault="00437267" w:rsidP="00437267">
      <w:pPr>
        <w:pStyle w:val="Code"/>
      </w:pPr>
      <w:r>
        <w:t>client.Headers.Add (HttpRequestHeader.Accept, "application/json");</w:t>
      </w:r>
    </w:p>
    <w:p w14:paraId="4A5D479A" w14:textId="77777777" w:rsidR="00437267" w:rsidRDefault="00437267" w:rsidP="00437267">
      <w:pPr>
        <w:pStyle w:val="Code"/>
      </w:pPr>
      <w:r>
        <w:t>client.Headers.Add (HttpRequestHeader.ContentType, "application/json");</w:t>
      </w:r>
    </w:p>
    <w:p w14:paraId="08C56966" w14:textId="5C26D449" w:rsidR="00437267" w:rsidRDefault="00437267" w:rsidP="00437267">
      <w:pPr>
        <w:pStyle w:val="Code"/>
      </w:pPr>
      <w:r>
        <w:t>client.Headers.Add ("X-ZUMO-APPLICATION", MobileServiceAppId);</w:t>
      </w:r>
    </w:p>
    <w:p w14:paraId="1869213C" w14:textId="58AACE0F" w:rsidR="00437267" w:rsidRDefault="00437267" w:rsidP="00437267">
      <w:pPr>
        <w:pStyle w:val="Code"/>
      </w:pPr>
      <w:r>
        <w:t>var payload = task.ToJson ();</w:t>
      </w:r>
    </w:p>
    <w:p w14:paraId="142CB099" w14:textId="2BAFF19D" w:rsidR="00437267" w:rsidRDefault="00437267" w:rsidP="00437267">
      <w:pPr>
        <w:pStyle w:val="Code"/>
      </w:pPr>
      <w:r>
        <w:t xml:space="preserve">var response = client.UploadString (String.Format (UpdateUrl,task.Id), "PATCH", payload); </w:t>
      </w:r>
    </w:p>
    <w:p w14:paraId="117FA118" w14:textId="77777777" w:rsidR="00437267" w:rsidRDefault="00437267" w:rsidP="00437267">
      <w:pPr>
        <w:pStyle w:val="Code"/>
      </w:pPr>
      <w:r>
        <w:t>// ...and wait...</w:t>
      </w:r>
    </w:p>
    <w:p w14:paraId="6853E271" w14:textId="77777777" w:rsidR="00437267" w:rsidRDefault="00437267" w:rsidP="00437267">
      <w:pPr>
        <w:pStyle w:val="Code"/>
      </w:pPr>
      <w:r>
        <w:t>var responseString = response;</w:t>
      </w:r>
    </w:p>
    <w:p w14:paraId="36E74110" w14:textId="515D1A3A" w:rsidR="00437267" w:rsidRDefault="00F6243B" w:rsidP="00437267">
      <w:pPr>
        <w:pStyle w:val="Normal-indent"/>
      </w:pPr>
      <w:r>
        <w:lastRenderedPageBreak/>
        <w:t>The calling code can query the response body and the HTTP status code to confirm th</w:t>
      </w:r>
      <w:ins w:id="86" w:author="Alec" w:date="2013-05-23T16:33:00Z">
        <w:r w:rsidR="00DF0195">
          <w:t>at th</w:t>
        </w:r>
      </w:ins>
      <w:r>
        <w:t>e update succeeded.</w:t>
      </w:r>
    </w:p>
    <w:p w14:paraId="2A0B80D8" w14:textId="3899B1BC" w:rsidR="00F6243B" w:rsidRDefault="008739D6" w:rsidP="00F6243B">
      <w:pPr>
        <w:pStyle w:val="Heading3"/>
      </w:pPr>
      <w:r>
        <w:t xml:space="preserve">Alternatives </w:t>
      </w:r>
      <w:r w:rsidR="00213D1C">
        <w:t>for Web Services</w:t>
      </w:r>
    </w:p>
    <w:p w14:paraId="5B1BF1A5" w14:textId="55A1F260" w:rsidR="00F6243B" w:rsidRDefault="00F6243B" w:rsidP="00F6243B">
      <w:pPr>
        <w:pStyle w:val="Normal-indent"/>
      </w:pPr>
      <w:r>
        <w:t xml:space="preserve">The above examples using </w:t>
      </w:r>
      <w:r w:rsidRPr="00F6243B">
        <w:rPr>
          <w:rStyle w:val="CodeInline"/>
        </w:rPr>
        <w:t>WebClient</w:t>
      </w:r>
      <w:r>
        <w:t xml:space="preserve"> to perform REST operations are perfectly valid, but </w:t>
      </w:r>
      <w:del w:id="87" w:author="Alec" w:date="2013-05-25T09:05:00Z">
        <w:r w:rsidDel="0070046C">
          <w:delText>you can</w:delText>
        </w:r>
      </w:del>
      <w:del w:id="88" w:author="Alec" w:date="2013-05-25T09:04:00Z">
        <w:r w:rsidDel="0070046C">
          <w:delText xml:space="preserve"> already</w:delText>
        </w:r>
      </w:del>
      <w:del w:id="89" w:author="Alec" w:date="2013-05-25T09:05:00Z">
        <w:r w:rsidDel="0070046C">
          <w:delText xml:space="preserve"> see </w:delText>
        </w:r>
      </w:del>
      <w:ins w:id="90" w:author="Alec" w:date="2013-05-25T09:05:00Z">
        <w:r w:rsidR="0070046C">
          <w:t xml:space="preserve">it’s clear that </w:t>
        </w:r>
      </w:ins>
      <w:r>
        <w:t>there is quite a bit of repetition setting up the HTTP headers and serializing the request body.</w:t>
      </w:r>
    </w:p>
    <w:p w14:paraId="0C9A42BD" w14:textId="16E2E2CF" w:rsidR="00F6243B" w:rsidRDefault="00F6243B" w:rsidP="00F6243B">
      <w:pPr>
        <w:pStyle w:val="Normal-indent"/>
      </w:pPr>
      <w:r>
        <w:t>Rather than writing this code over and over again, there are a number of components and libraries that provide a higher-level API for accessing web services.</w:t>
      </w:r>
    </w:p>
    <w:p w14:paraId="165AAAD3" w14:textId="15377BEF" w:rsidR="00F6243B" w:rsidRDefault="00F6243B" w:rsidP="00F6243B">
      <w:pPr>
        <w:pStyle w:val="Normal-indent"/>
      </w:pPr>
      <w:r>
        <w:t>External libraries that you can use to access web services with less code include:</w:t>
      </w:r>
    </w:p>
    <w:p w14:paraId="2F5817A7" w14:textId="17E5F568" w:rsidR="00F6243B" w:rsidRDefault="00F6243B" w:rsidP="00F6243B">
      <w:pPr>
        <w:pStyle w:val="BulletList"/>
      </w:pPr>
      <w:r w:rsidRPr="00B807E2">
        <w:rPr>
          <w:b/>
        </w:rPr>
        <w:t>Parse</w:t>
      </w:r>
      <w:ins w:id="91" w:author="Alec" w:date="2013-05-21T22:20:00Z">
        <w:r w:rsidR="007D3F79">
          <w:t xml:space="preserve"> – </w:t>
        </w:r>
      </w:ins>
      <w:del w:id="92" w:author="Alec" w:date="2013-05-21T22:20:00Z">
        <w:r w:rsidDel="007D3F79">
          <w:delText xml:space="preserve"> </w:delText>
        </w:r>
      </w:del>
      <w:hyperlink r:id="rId7" w:history="1">
        <w:r w:rsidRPr="00B57432">
          <w:rPr>
            <w:rStyle w:val="Hyperlink"/>
          </w:rPr>
          <w:t>https://components.xamarin.com/view/parse/</w:t>
        </w:r>
      </w:hyperlink>
      <w:r>
        <w:t xml:space="preserve"> </w:t>
      </w:r>
    </w:p>
    <w:p w14:paraId="61902195" w14:textId="7F8CCA83" w:rsidR="00F6243B" w:rsidRDefault="00F6243B" w:rsidP="00F6243B">
      <w:pPr>
        <w:pStyle w:val="BulletList"/>
      </w:pPr>
      <w:r w:rsidRPr="00B807E2">
        <w:rPr>
          <w:b/>
        </w:rPr>
        <w:t>ServiceStack</w:t>
      </w:r>
      <w:ins w:id="93" w:author="Alec" w:date="2013-05-21T22:20:00Z">
        <w:r w:rsidR="007D3F79">
          <w:t xml:space="preserve"> – </w:t>
        </w:r>
      </w:ins>
      <w:del w:id="94" w:author="Alec" w:date="2013-05-21T22:20:00Z">
        <w:r w:rsidDel="007D3F79">
          <w:delText xml:space="preserve"> </w:delText>
        </w:r>
      </w:del>
      <w:hyperlink r:id="rId8" w:history="1">
        <w:r w:rsidRPr="00B57432">
          <w:rPr>
            <w:rStyle w:val="Hyperlink"/>
          </w:rPr>
          <w:t>https://github.com/ServiceStack/ServiceStack</w:t>
        </w:r>
      </w:hyperlink>
      <w:r>
        <w:t xml:space="preserve"> </w:t>
      </w:r>
    </w:p>
    <w:p w14:paraId="716528A4" w14:textId="17B8759A" w:rsidR="00F6243B" w:rsidRDefault="00F6243B" w:rsidP="00F6243B">
      <w:pPr>
        <w:pStyle w:val="BulletList"/>
      </w:pPr>
      <w:r w:rsidRPr="00B807E2">
        <w:rPr>
          <w:b/>
        </w:rPr>
        <w:t>Azure Mobile Services</w:t>
      </w:r>
      <w:ins w:id="95" w:author="Alec" w:date="2013-05-21T22:20:00Z">
        <w:r w:rsidR="007D3F79">
          <w:t xml:space="preserve"> – </w:t>
        </w:r>
      </w:ins>
      <w:del w:id="96" w:author="Alec" w:date="2013-05-21T22:20:00Z">
        <w:r w:rsidDel="007D3F79">
          <w:delText xml:space="preserve"> </w:delText>
        </w:r>
      </w:del>
      <w:hyperlink r:id="rId9" w:history="1">
        <w:r w:rsidRPr="00B57432">
          <w:rPr>
            <w:rStyle w:val="Hyperlink"/>
          </w:rPr>
          <w:t>https://components.xamarin.com/view/azure-mobile-services/</w:t>
        </w:r>
      </w:hyperlink>
    </w:p>
    <w:p w14:paraId="244089C3" w14:textId="63B51C8C" w:rsidR="00437267" w:rsidRDefault="00F6243B" w:rsidP="00F6243B">
      <w:pPr>
        <w:pStyle w:val="BulletList"/>
      </w:pPr>
      <w:r w:rsidRPr="00B807E2">
        <w:rPr>
          <w:b/>
        </w:rPr>
        <w:t>RestSharp</w:t>
      </w:r>
      <w:ins w:id="97" w:author="Alec" w:date="2013-05-21T22:20:00Z">
        <w:r w:rsidR="007D3F79">
          <w:t xml:space="preserve"> – </w:t>
        </w:r>
      </w:ins>
      <w:del w:id="98" w:author="Alec" w:date="2013-05-21T22:20:00Z">
        <w:r w:rsidDel="007D3F79">
          <w:delText xml:space="preserve"> </w:delText>
        </w:r>
      </w:del>
      <w:hyperlink r:id="rId10" w:history="1">
        <w:r w:rsidRPr="00B57432">
          <w:rPr>
            <w:rStyle w:val="Hyperlink"/>
          </w:rPr>
          <w:t>http://restsharp.org/</w:t>
        </w:r>
      </w:hyperlink>
      <w:r>
        <w:t xml:space="preserve"> </w:t>
      </w:r>
    </w:p>
    <w:p w14:paraId="1D9C477C" w14:textId="5F9A7B42" w:rsidR="00E55A26" w:rsidRDefault="00E55A26" w:rsidP="00F6243B">
      <w:pPr>
        <w:pStyle w:val="BulletList"/>
      </w:pPr>
      <w:r>
        <w:rPr>
          <w:b/>
        </w:rPr>
        <w:t>Hammock</w:t>
      </w:r>
      <w:ins w:id="99" w:author="Alec" w:date="2013-05-21T22:20:00Z">
        <w:r w:rsidR="007D3F79">
          <w:t xml:space="preserve"> – </w:t>
        </w:r>
      </w:ins>
      <w:del w:id="100" w:author="Alec" w:date="2013-05-21T22:20:00Z">
        <w:r w:rsidDel="007D3F79">
          <w:rPr>
            <w:b/>
          </w:rPr>
          <w:delText xml:space="preserve"> </w:delText>
        </w:r>
      </w:del>
      <w:hyperlink r:id="rId11" w:history="1">
        <w:r w:rsidRPr="00E55A26">
          <w:rPr>
            <w:rStyle w:val="Hyperlink"/>
          </w:rPr>
          <w:t>https://github.com/danielcrenna/hammock2</w:t>
        </w:r>
      </w:hyperlink>
      <w:r w:rsidRPr="00E55A26">
        <w:t xml:space="preserve"> </w:t>
      </w:r>
    </w:p>
    <w:p w14:paraId="1923EDE0" w14:textId="12697994" w:rsidR="00F6243B" w:rsidRDefault="00F6243B" w:rsidP="00F6243B">
      <w:pPr>
        <w:pStyle w:val="BulletList"/>
      </w:pPr>
      <w:r>
        <w:rPr>
          <w:b/>
        </w:rPr>
        <w:t>Amazon Web Services</w:t>
      </w:r>
    </w:p>
    <w:p w14:paraId="3D83555F" w14:textId="658D152A" w:rsidR="00AF3473" w:rsidRDefault="00AF3473" w:rsidP="00AF3473">
      <w:pPr>
        <w:pStyle w:val="Heading3"/>
      </w:pPr>
      <w:r>
        <w:t>Blocking</w:t>
      </w:r>
    </w:p>
    <w:p w14:paraId="3C745497" w14:textId="7BC40A52" w:rsidR="0094456C" w:rsidRDefault="00557744" w:rsidP="00A06D87">
      <w:pPr>
        <w:pStyle w:val="Normal-indent"/>
      </w:pPr>
      <w:r>
        <w:t xml:space="preserve">When a web service is called synchronously, it </w:t>
      </w:r>
      <w:r w:rsidR="00D76262">
        <w:t>blocks the main</w:t>
      </w:r>
      <w:r>
        <w:t xml:space="preserve"> thread</w:t>
      </w:r>
      <w:r w:rsidR="000E2C4A">
        <w:t xml:space="preserve"> (also called the UI thread)</w:t>
      </w:r>
      <w:r>
        <w:t xml:space="preserve">, preventing the user from interacting </w:t>
      </w:r>
      <w:ins w:id="101" w:author="Alec" w:date="2013-05-23T16:34:00Z">
        <w:r w:rsidR="00DF0195">
          <w:t xml:space="preserve">with </w:t>
        </w:r>
      </w:ins>
      <w:r>
        <w:t xml:space="preserve">the application. </w:t>
      </w:r>
    </w:p>
    <w:p w14:paraId="0867C3C9" w14:textId="514B5E97" w:rsidR="007A6637" w:rsidRDefault="000E2C4A" w:rsidP="007163A3">
      <w:pPr>
        <w:pStyle w:val="Normal-indent"/>
      </w:pPr>
      <w:r>
        <w:t xml:space="preserve">In order to </w:t>
      </w:r>
      <w:r w:rsidR="00760A3A">
        <w:t xml:space="preserve">prevent </w:t>
      </w:r>
      <w:r>
        <w:t>this, an application should</w:t>
      </w:r>
      <w:r w:rsidR="00D76262">
        <w:t xml:space="preserve"> do as little work in the UI thread as possible.</w:t>
      </w:r>
      <w:r>
        <w:t xml:space="preserve"> </w:t>
      </w:r>
      <w:r w:rsidR="00760A3A">
        <w:t>Long running or complex operations sho</w:t>
      </w:r>
      <w:r w:rsidR="00EA0FED">
        <w:t xml:space="preserve">uld be </w:t>
      </w:r>
      <w:del w:id="102" w:author="Alec" w:date="2013-05-23T16:34:00Z">
        <w:r w:rsidR="00EA0FED" w:rsidDel="00DF0195">
          <w:delText xml:space="preserve">done </w:delText>
        </w:r>
      </w:del>
      <w:ins w:id="103" w:author="Alec" w:date="2013-05-23T16:34:00Z">
        <w:r w:rsidR="00DF0195">
          <w:t xml:space="preserve">initiated and completed </w:t>
        </w:r>
      </w:ins>
      <w:r w:rsidR="00EA0FED">
        <w:t>in a worker thread.</w:t>
      </w:r>
      <w:r w:rsidR="003D5F6D">
        <w:t xml:space="preserve"> When these operations are </w:t>
      </w:r>
      <w:del w:id="104" w:author="Alec" w:date="2013-05-21T22:12:00Z">
        <w:r w:rsidR="003D5F6D" w:rsidDel="00E03E80">
          <w:delText>finished</w:delText>
        </w:r>
      </w:del>
      <w:ins w:id="105" w:author="Alec" w:date="2013-05-21T22:12:00Z">
        <w:r w:rsidR="00E03E80">
          <w:t>finished,</w:t>
        </w:r>
      </w:ins>
      <w:r w:rsidR="003D5F6D">
        <w:t xml:space="preserve"> their results are returned to the UI thread and the user interface </w:t>
      </w:r>
      <w:ins w:id="106" w:author="Alec" w:date="2013-05-23T16:34:00Z">
        <w:r w:rsidR="00DF0195">
          <w:t xml:space="preserve">is </w:t>
        </w:r>
      </w:ins>
      <w:r w:rsidR="003D5F6D">
        <w:t>updated with the</w:t>
      </w:r>
      <w:ins w:id="107" w:author="Alec" w:date="2013-05-23T16:35:00Z">
        <w:r w:rsidR="00DF0195">
          <w:t>se</w:t>
        </w:r>
      </w:ins>
      <w:r w:rsidR="003D5F6D">
        <w:t xml:space="preserve"> values.</w:t>
      </w:r>
    </w:p>
    <w:p w14:paraId="19611068" w14:textId="4B99D5F7" w:rsidR="00DB74FB" w:rsidRDefault="00D93959" w:rsidP="00D93959">
      <w:pPr>
        <w:pStyle w:val="Heading3"/>
      </w:pPr>
      <w:r>
        <w:lastRenderedPageBreak/>
        <w:t>Calling Web Services Asynchronously</w:t>
      </w:r>
    </w:p>
    <w:p w14:paraId="58256B81" w14:textId="40DC3B65" w:rsidR="007A6637" w:rsidRDefault="00EA0FED" w:rsidP="00F22CB9">
      <w:pPr>
        <w:pStyle w:val="Normal-indent"/>
      </w:pPr>
      <w:r>
        <w:t xml:space="preserve">Writing </w:t>
      </w:r>
      <w:r w:rsidR="004A0EB0">
        <w:t xml:space="preserve">safe, </w:t>
      </w:r>
      <w:r>
        <w:t>multi-threaded code can be hard</w:t>
      </w:r>
      <w:ins w:id="108" w:author="Alec" w:date="2013-05-23T16:35:00Z">
        <w:r w:rsidR="00DF0195">
          <w:t>,</w:t>
        </w:r>
      </w:ins>
      <w:r>
        <w:t xml:space="preserve"> but the .NET framework provides the </w:t>
      </w:r>
      <w:r w:rsidRPr="00EA0FED">
        <w:rPr>
          <w:rStyle w:val="SubtleEmphasis"/>
        </w:rPr>
        <w:t>Task Parallel Library</w:t>
      </w:r>
      <w:r>
        <w:rPr>
          <w:rStyle w:val="SubtleEmphasis"/>
        </w:rPr>
        <w:t xml:space="preserve"> (TPL)</w:t>
      </w:r>
      <w:r w:rsidR="004A0EB0">
        <w:t xml:space="preserve"> </w:t>
      </w:r>
      <w:ins w:id="109" w:author="Alec" w:date="2013-05-23T16:35:00Z">
        <w:r w:rsidR="00DF0195">
          <w:t xml:space="preserve">to </w:t>
        </w:r>
      </w:ins>
      <w:r w:rsidR="004A0EB0">
        <w:t>make things easier</w:t>
      </w:r>
      <w:r>
        <w:t xml:space="preserve">. </w:t>
      </w:r>
      <w:r w:rsidR="00F22CB9">
        <w:t>TPL is a set of APIs that simplify the writing of multi-threaded code, allowing developers to concentrate on the functionality of their application</w:t>
      </w:r>
      <w:ins w:id="110" w:author="Alec" w:date="2013-05-23T16:35:00Z">
        <w:r w:rsidR="00DF0195">
          <w:t>s</w:t>
        </w:r>
      </w:ins>
      <w:r w:rsidR="00F22CB9">
        <w:t>. This section</w:t>
      </w:r>
      <w:del w:id="111" w:author="Alec" w:date="2013-05-25T09:06:00Z">
        <w:r w:rsidR="00F22CB9" w:rsidDel="0070046C">
          <w:delText xml:space="preserve"> will</w:delText>
        </w:r>
      </w:del>
      <w:r w:rsidR="00F22CB9">
        <w:t xml:space="preserve"> briefly touch</w:t>
      </w:r>
      <w:ins w:id="112" w:author="Alec" w:date="2013-05-25T09:06:00Z">
        <w:r w:rsidR="0070046C">
          <w:t>es</w:t>
        </w:r>
      </w:ins>
      <w:r w:rsidR="00F22CB9">
        <w:t xml:space="preserve"> on </w:t>
      </w:r>
      <w:ins w:id="113" w:author="Alec" w:date="2013-05-23T16:35:00Z">
        <w:r w:rsidR="00DF0195">
          <w:t xml:space="preserve">how to </w:t>
        </w:r>
      </w:ins>
      <w:r w:rsidR="00F22CB9">
        <w:t>us</w:t>
      </w:r>
      <w:ins w:id="114" w:author="Alec" w:date="2013-05-23T16:35:00Z">
        <w:r w:rsidR="00DF0195">
          <w:t>e</w:t>
        </w:r>
      </w:ins>
      <w:del w:id="115" w:author="Alec" w:date="2013-05-23T16:35:00Z">
        <w:r w:rsidR="00F22CB9" w:rsidDel="00DF0195">
          <w:delText xml:space="preserve">ing </w:delText>
        </w:r>
      </w:del>
      <w:ins w:id="116" w:author="Alec" w:date="2013-05-23T16:35:00Z">
        <w:r w:rsidR="00DF0195">
          <w:t xml:space="preserve"> </w:t>
        </w:r>
      </w:ins>
      <w:r w:rsidR="00F22CB9">
        <w:t xml:space="preserve">the TPL to perform asynchronous operations. </w:t>
      </w:r>
      <w:r w:rsidR="00557744">
        <w:t xml:space="preserve">The following code </w:t>
      </w:r>
      <w:r w:rsidR="00051B72">
        <w:t xml:space="preserve">demonstrates how to use </w:t>
      </w:r>
      <w:r w:rsidR="00B738E9">
        <w:t xml:space="preserve">the </w:t>
      </w:r>
      <w:r w:rsidR="00051B72">
        <w:t xml:space="preserve">TPL to download a file from the </w:t>
      </w:r>
      <w:r w:rsidR="00625FBF">
        <w:t>Internet</w:t>
      </w:r>
      <w:r w:rsidR="00705E53">
        <w:t xml:space="preserve"> and then update the UI thread</w:t>
      </w:r>
      <w:r w:rsidR="00557744">
        <w:t>:</w:t>
      </w:r>
    </w:p>
    <w:p w14:paraId="125D2E14" w14:textId="77777777" w:rsidR="00B738E9" w:rsidRDefault="00B738E9" w:rsidP="0070217E">
      <w:pPr>
        <w:pStyle w:val="Code"/>
      </w:pPr>
      <w:r>
        <w:t xml:space="preserve">private void MethodExecutingOnUIThread() </w:t>
      </w:r>
    </w:p>
    <w:p w14:paraId="057AE5D0" w14:textId="1BBD7149" w:rsidR="00B738E9" w:rsidRDefault="00B738E9" w:rsidP="0070217E">
      <w:pPr>
        <w:pStyle w:val="Code"/>
      </w:pPr>
      <w:r>
        <w:t>{</w:t>
      </w:r>
    </w:p>
    <w:p w14:paraId="74871B49" w14:textId="55503651" w:rsidR="00B738E9" w:rsidRDefault="00B738E9" w:rsidP="0070217E">
      <w:pPr>
        <w:pStyle w:val="Code"/>
      </w:pPr>
      <w:r>
        <w:t xml:space="preserve">    // This method must be called from the UI thread.</w:t>
      </w:r>
    </w:p>
    <w:p w14:paraId="00C2069A" w14:textId="77777777" w:rsidR="00AE247F" w:rsidRDefault="00B738E9" w:rsidP="0070217E">
      <w:pPr>
        <w:pStyle w:val="Code"/>
      </w:pPr>
      <w:r>
        <w:t xml:space="preserve">    _</w:t>
      </w:r>
      <w:r w:rsidR="001E4620">
        <w:t>progressDialog = ProgressDialog.Sh</w:t>
      </w:r>
      <w:r>
        <w:t xml:space="preserve">ow(this, “Downloading”, </w:t>
      </w:r>
    </w:p>
    <w:p w14:paraId="0DC3B2F3" w14:textId="1614F14D" w:rsidR="001E4620" w:rsidRDefault="00AE247F" w:rsidP="0070217E">
      <w:pPr>
        <w:pStyle w:val="Code"/>
      </w:pPr>
      <w:r>
        <w:tab/>
      </w:r>
      <w:r w:rsidR="00B738E9">
        <w:t xml:space="preserve">“Please </w:t>
      </w:r>
      <w:r w:rsidR="001E4620">
        <w:t>wait while the file downloads…”, true, false);</w:t>
      </w:r>
    </w:p>
    <w:p w14:paraId="284B2403" w14:textId="32FB57D5" w:rsidR="0070217E" w:rsidRDefault="00B738E9" w:rsidP="0070217E">
      <w:pPr>
        <w:pStyle w:val="Code"/>
      </w:pPr>
      <w:r>
        <w:t xml:space="preserve">    </w:t>
      </w:r>
      <w:r w:rsidR="0070217E">
        <w:t>Task.Factory.StartNew(() =&gt;</w:t>
      </w:r>
    </w:p>
    <w:p w14:paraId="65B1607A" w14:textId="6F654671" w:rsidR="0070217E" w:rsidRDefault="0070217E" w:rsidP="0070217E">
      <w:pPr>
        <w:pStyle w:val="Code"/>
      </w:pPr>
      <w:r>
        <w:t xml:space="preserve">    </w:t>
      </w:r>
      <w:r w:rsidR="00B738E9">
        <w:t xml:space="preserve">    </w:t>
      </w:r>
      <w:r>
        <w:t>{</w:t>
      </w:r>
    </w:p>
    <w:p w14:paraId="60CF1CE8" w14:textId="1B4C4282" w:rsidR="0070217E" w:rsidRDefault="0070217E" w:rsidP="0070217E">
      <w:pPr>
        <w:pStyle w:val="Code"/>
      </w:pPr>
      <w:r>
        <w:t xml:space="preserve">        </w:t>
      </w:r>
      <w:r w:rsidR="00B738E9">
        <w:t xml:space="preserve">    </w:t>
      </w:r>
      <w:r>
        <w:t>var webclient = new WebClient();</w:t>
      </w:r>
    </w:p>
    <w:p w14:paraId="41EA448B" w14:textId="57A0269A" w:rsidR="0070217E" w:rsidRDefault="00B738E9" w:rsidP="0070217E">
      <w:pPr>
        <w:pStyle w:val="Code"/>
      </w:pPr>
      <w:r>
        <w:t xml:space="preserve">    </w:t>
      </w:r>
      <w:r w:rsidR="0070217E">
        <w:t xml:space="preserve">        webclient.DownloadFile(“URI”, “LocalFile”);</w:t>
      </w:r>
    </w:p>
    <w:p w14:paraId="7500D997" w14:textId="35F5D6AF" w:rsidR="0070217E" w:rsidRDefault="0070217E" w:rsidP="0070217E">
      <w:pPr>
        <w:pStyle w:val="Code"/>
      </w:pPr>
      <w:r>
        <w:t xml:space="preserve">    </w:t>
      </w:r>
      <w:r w:rsidR="00B738E9">
        <w:t xml:space="preserve">    </w:t>
      </w:r>
      <w:r>
        <w:t xml:space="preserve">    // Do something with the file here – maybe load it into a database</w:t>
      </w:r>
    </w:p>
    <w:p w14:paraId="411F26CA" w14:textId="3339D144" w:rsidR="0070217E" w:rsidRDefault="00B738E9" w:rsidP="0070217E">
      <w:pPr>
        <w:pStyle w:val="Code"/>
      </w:pPr>
      <w:r>
        <w:t xml:space="preserve">    </w:t>
      </w:r>
      <w:r w:rsidR="0070217E">
        <w:t xml:space="preserve">    })</w:t>
      </w:r>
    </w:p>
    <w:p w14:paraId="631FE7E6" w14:textId="4C1DE170" w:rsidR="0070217E" w:rsidRDefault="0070217E" w:rsidP="0070217E">
      <w:pPr>
        <w:pStyle w:val="Code"/>
      </w:pPr>
      <w:r>
        <w:t xml:space="preserve">    </w:t>
      </w:r>
      <w:r w:rsidR="00B738E9">
        <w:t xml:space="preserve">    </w:t>
      </w:r>
      <w:r>
        <w:t>.ContinueWith(task =&gt;</w:t>
      </w:r>
    </w:p>
    <w:p w14:paraId="5A105E8F" w14:textId="315E6752" w:rsidR="0070217E" w:rsidRDefault="0070217E" w:rsidP="0070217E">
      <w:pPr>
        <w:pStyle w:val="Code"/>
      </w:pPr>
      <w:r>
        <w:t xml:space="preserve">        </w:t>
      </w:r>
      <w:r w:rsidR="00B738E9">
        <w:t xml:space="preserve">    </w:t>
      </w:r>
      <w:r>
        <w:t>{</w:t>
      </w:r>
    </w:p>
    <w:p w14:paraId="41088564" w14:textId="0DAE8245" w:rsidR="0070217E" w:rsidRDefault="0070217E" w:rsidP="0070217E">
      <w:pPr>
        <w:pStyle w:val="Code"/>
      </w:pPr>
      <w:r>
        <w:t xml:space="preserve">            </w:t>
      </w:r>
      <w:r w:rsidR="00B738E9">
        <w:t xml:space="preserve">    </w:t>
      </w:r>
      <w:r>
        <w:t>// Do any updates to the UI here</w:t>
      </w:r>
    </w:p>
    <w:p w14:paraId="7EF22750" w14:textId="7AC83D7F" w:rsidR="0070217E" w:rsidRDefault="00B738E9" w:rsidP="0070217E">
      <w:pPr>
        <w:pStyle w:val="Code"/>
      </w:pPr>
      <w:r>
        <w:t xml:space="preserve">    </w:t>
      </w:r>
      <w:r w:rsidR="0070217E">
        <w:t xml:space="preserve">            _progressDialog.Dismiss();</w:t>
      </w:r>
    </w:p>
    <w:p w14:paraId="36FF7B2A" w14:textId="6EEC2652" w:rsidR="00CF2853" w:rsidRDefault="0070217E" w:rsidP="0070217E">
      <w:pPr>
        <w:pStyle w:val="Code"/>
      </w:pPr>
      <w:r>
        <w:t xml:space="preserve">    </w:t>
      </w:r>
      <w:r w:rsidR="00B738E9">
        <w:t xml:space="preserve">    </w:t>
      </w:r>
      <w:r>
        <w:t xml:space="preserve">    </w:t>
      </w:r>
      <w:r w:rsidRPr="0070217E">
        <w:t>}, TaskScheduler.FromCurrentSynchronizationContext());</w:t>
      </w:r>
      <w:r>
        <w:t xml:space="preserve">         </w:t>
      </w:r>
    </w:p>
    <w:p w14:paraId="4DAFC3F4" w14:textId="6AFD3796" w:rsidR="00B738E9" w:rsidRDefault="00B738E9" w:rsidP="0070217E">
      <w:pPr>
        <w:pStyle w:val="Code"/>
      </w:pPr>
      <w:r>
        <w:t>}</w:t>
      </w:r>
    </w:p>
    <w:p w14:paraId="0F08EE0C" w14:textId="5BDF6875" w:rsidR="009B1F88" w:rsidRDefault="00EF5C00" w:rsidP="003C5012">
      <w:pPr>
        <w:pStyle w:val="Normal-indent"/>
      </w:pPr>
      <w:r w:rsidRPr="00EF5C00">
        <w:rPr>
          <w:rStyle w:val="CodeInline"/>
        </w:rPr>
        <w:t>Task.Factory.StartNew</w:t>
      </w:r>
      <w:r>
        <w:t xml:space="preserve"> creates and starts a new operation</w:t>
      </w:r>
      <w:ins w:id="117" w:author="Alec" w:date="2013-05-25T09:06:00Z">
        <w:r w:rsidR="0070046C">
          <w:t>,</w:t>
        </w:r>
      </w:ins>
      <w:r>
        <w:t xml:space="preserve"> represented by the class </w:t>
      </w:r>
      <w:hyperlink r:id="rId12" w:history="1">
        <w:r w:rsidRPr="00EF5C00">
          <w:rPr>
            <w:rStyle w:val="Hyperlink"/>
          </w:rPr>
          <w:t>Task&lt;TResult&gt;</w:t>
        </w:r>
      </w:hyperlink>
      <w:r w:rsidR="00751613">
        <w:t>.</w:t>
      </w:r>
      <w:r w:rsidR="005B25A0">
        <w:t xml:space="preserve"> </w:t>
      </w:r>
      <w:r w:rsidR="007F023E">
        <w:t>The code that is inside the lambda expression will be executed asynchronously</w:t>
      </w:r>
      <w:r w:rsidR="009B1F88">
        <w:t>.</w:t>
      </w:r>
    </w:p>
    <w:p w14:paraId="51E89738" w14:textId="6E8013BC" w:rsidR="0013413D" w:rsidRDefault="00CA41F2" w:rsidP="003C5012">
      <w:pPr>
        <w:pStyle w:val="Normal-indent"/>
      </w:pPr>
      <w:r>
        <w:t xml:space="preserve">The call to </w:t>
      </w:r>
      <w:r w:rsidRPr="009D41F5">
        <w:rPr>
          <w:rStyle w:val="CodeInline"/>
        </w:rPr>
        <w:t>ContinueWith</w:t>
      </w:r>
      <w:r>
        <w:t xml:space="preserve"> creates a </w:t>
      </w:r>
      <w:r w:rsidRPr="005C7739">
        <w:rPr>
          <w:rStyle w:val="SubtleEmphasis"/>
        </w:rPr>
        <w:t>continuation</w:t>
      </w:r>
      <w:r>
        <w:t xml:space="preserve"> that will execute </w:t>
      </w:r>
      <w:del w:id="118" w:author="Alec" w:date="2013-05-25T09:07:00Z">
        <w:r w:rsidDel="0070046C">
          <w:delText xml:space="preserve">once </w:delText>
        </w:r>
      </w:del>
      <w:ins w:id="119" w:author="Alec" w:date="2013-05-25T09:07:00Z">
        <w:r w:rsidR="0070046C">
          <w:t xml:space="preserve">after </w:t>
        </w:r>
      </w:ins>
      <w:r>
        <w:t xml:space="preserve">the task is complete. </w:t>
      </w:r>
      <w:r w:rsidR="00407029">
        <w:t>A continuation is a task that will execute after another</w:t>
      </w:r>
      <w:r w:rsidR="004C5A34">
        <w:t xml:space="preserve"> task completes</w:t>
      </w:r>
      <w:r w:rsidR="00407029">
        <w:t>.</w:t>
      </w:r>
      <w:r w:rsidR="004C5A34">
        <w:t xml:space="preserve"> </w:t>
      </w:r>
      <w:r w:rsidR="0013413D">
        <w:t xml:space="preserve">The call to </w:t>
      </w:r>
      <w:r w:rsidR="0013413D" w:rsidRPr="00DB74FB">
        <w:rPr>
          <w:rStyle w:val="CodeInline"/>
        </w:rPr>
        <w:t>ContinueWith</w:t>
      </w:r>
      <w:r w:rsidR="0013413D">
        <w:t xml:space="preserve"> receives two parameters: </w:t>
      </w:r>
    </w:p>
    <w:p w14:paraId="481EDCFF" w14:textId="00776067" w:rsidR="0013413D" w:rsidRDefault="0013413D" w:rsidP="0013413D">
      <w:pPr>
        <w:pStyle w:val="BulletList"/>
      </w:pPr>
      <w:r>
        <w:t>A lambda with some code to execute.</w:t>
      </w:r>
    </w:p>
    <w:p w14:paraId="55C27A59" w14:textId="0FF31BC4" w:rsidR="00DB74FB" w:rsidRDefault="0013413D" w:rsidP="0013413D">
      <w:pPr>
        <w:pStyle w:val="BulletList"/>
      </w:pPr>
      <w:r>
        <w:t xml:space="preserve">An instance of the </w:t>
      </w:r>
      <w:hyperlink r:id="rId13" w:history="1">
        <w:r w:rsidRPr="0013413D">
          <w:rPr>
            <w:rStyle w:val="Hyperlink"/>
          </w:rPr>
          <w:t>TaskScheduler</w:t>
        </w:r>
      </w:hyperlink>
      <w:r>
        <w:t xml:space="preserve"> class. The </w:t>
      </w:r>
      <w:r w:rsidRPr="00AD1EC0">
        <w:rPr>
          <w:rStyle w:val="CodeInline"/>
        </w:rPr>
        <w:t>TaskScheduler</w:t>
      </w:r>
      <w:r>
        <w:t xml:space="preserve"> class is responsible for </w:t>
      </w:r>
      <w:del w:id="120" w:author="Alec" w:date="2013-05-23T16:37:00Z">
        <w:r w:rsidDel="000048ED">
          <w:delText>queue</w:delText>
        </w:r>
      </w:del>
      <w:ins w:id="121" w:author="Alec" w:date="2013-05-23T16:37:00Z">
        <w:r w:rsidR="000048ED">
          <w:t>queuing</w:t>
        </w:r>
      </w:ins>
      <w:r>
        <w:t xml:space="preserve"> work onto threads. </w:t>
      </w:r>
    </w:p>
    <w:p w14:paraId="2CCC29A3" w14:textId="5D9CEBB4" w:rsidR="00051B72" w:rsidRDefault="00310CFB" w:rsidP="00DB74FB">
      <w:pPr>
        <w:pStyle w:val="Normal-indent"/>
      </w:pPr>
      <w:r>
        <w:t>Normally</w:t>
      </w:r>
      <w:ins w:id="122" w:author="Alec" w:date="2013-05-23T16:37:00Z">
        <w:r w:rsidR="000048ED">
          <w:t>,</w:t>
        </w:r>
      </w:ins>
      <w:r>
        <w:t xml:space="preserve"> the continuation will execute asynchronously, but in this example we provide a </w:t>
      </w:r>
      <w:r w:rsidRPr="00310CFB">
        <w:rPr>
          <w:rStyle w:val="CodeInline"/>
        </w:rPr>
        <w:t>TaskScheduler</w:t>
      </w:r>
      <w:r>
        <w:t xml:space="preserve"> that tells the TPL how to queue the work. </w:t>
      </w:r>
      <w:r w:rsidR="0013413D">
        <w:t xml:space="preserve">The call to </w:t>
      </w:r>
      <w:r w:rsidR="0013413D" w:rsidRPr="009D41F5">
        <w:rPr>
          <w:rStyle w:val="CodeInline"/>
        </w:rPr>
        <w:lastRenderedPageBreak/>
        <w:t>TaskSchedule.FromCurrentSynchronizationContext()</w:t>
      </w:r>
      <w:r w:rsidR="00DB74FB">
        <w:t>retrieves</w:t>
      </w:r>
      <w:r>
        <w:t xml:space="preserve"> </w:t>
      </w:r>
      <w:r w:rsidR="00DB74FB">
        <w:t>a</w:t>
      </w:r>
      <w:r>
        <w:t>n instance of</w:t>
      </w:r>
      <w:r w:rsidR="00DB74FB">
        <w:t xml:space="preserve"> </w:t>
      </w:r>
      <w:r w:rsidR="00DB74FB" w:rsidRPr="00DB74FB">
        <w:rPr>
          <w:rStyle w:val="CodeInline"/>
        </w:rPr>
        <w:t>System.Threading.SynchronizationContext</w:t>
      </w:r>
      <w:r w:rsidR="00DB74FB">
        <w:t xml:space="preserve"> that is associated with the UI thread. Th</w:t>
      </w:r>
      <w:ins w:id="123" w:author="Alec" w:date="2013-05-23T16:37:00Z">
        <w:r w:rsidR="000048ED">
          <w:t>e result of th</w:t>
        </w:r>
      </w:ins>
      <w:r w:rsidR="00DB74FB">
        <w:t xml:space="preserve">is </w:t>
      </w:r>
      <w:ins w:id="124" w:author="Alec" w:date="2013-05-23T16:37:00Z">
        <w:r w:rsidR="000048ED">
          <w:t xml:space="preserve">call </w:t>
        </w:r>
      </w:ins>
      <w:r w:rsidR="00DB74FB">
        <w:t>ensures that the second lambda that is provide</w:t>
      </w:r>
      <w:r>
        <w:t>d</w:t>
      </w:r>
      <w:r w:rsidR="00DB74FB">
        <w:t xml:space="preserve"> will run on the UI thread, and not in a background thread.</w:t>
      </w:r>
      <w:r w:rsidR="009D41F5">
        <w:t xml:space="preserve"> </w:t>
      </w:r>
    </w:p>
    <w:p w14:paraId="03A2537C" w14:textId="6FD467FC" w:rsidR="00F22CB9" w:rsidRDefault="00F22CB9" w:rsidP="00DB74FB">
      <w:pPr>
        <w:pStyle w:val="Normal-indent"/>
      </w:pPr>
      <w:r>
        <w:t xml:space="preserve">For more in depth information </w:t>
      </w:r>
      <w:del w:id="125" w:author="Alec" w:date="2013-05-23T16:38:00Z">
        <w:r w:rsidDel="000048ED">
          <w:delText xml:space="preserve">on </w:delText>
        </w:r>
      </w:del>
      <w:ins w:id="126" w:author="Alec" w:date="2013-05-23T16:38:00Z">
        <w:r w:rsidR="000048ED">
          <w:t xml:space="preserve">about </w:t>
        </w:r>
      </w:ins>
      <w:r>
        <w:t xml:space="preserve">the Task Parallel Library, consult </w:t>
      </w:r>
      <w:hyperlink r:id="rId14" w:history="1">
        <w:r w:rsidRPr="004A0EB0">
          <w:rPr>
            <w:rStyle w:val="Hyperlink"/>
          </w:rPr>
          <w:t>Microsoft’s document</w:t>
        </w:r>
      </w:hyperlink>
      <w:r>
        <w:t>.</w:t>
      </w:r>
    </w:p>
    <w:p w14:paraId="10CDAFAE" w14:textId="3F8F6752" w:rsidR="000D7767" w:rsidRDefault="000D7767" w:rsidP="000D7767">
      <w:pPr>
        <w:pStyle w:val="NoteParagraph"/>
      </w:pPr>
      <w:r w:rsidRPr="000D7767">
        <w:rPr>
          <w:rStyle w:val="NoteWord"/>
        </w:rPr>
        <w:t>Note:</w:t>
      </w:r>
      <w:r>
        <w:t xml:space="preserve"> Only update the user interface from the UI thread. Do not perform any updates</w:t>
      </w:r>
      <w:r w:rsidR="00630D2D">
        <w:t xml:space="preserve"> to</w:t>
      </w:r>
      <w:r>
        <w:t xml:space="preserve"> the UI from a background thread.</w:t>
      </w:r>
    </w:p>
    <w:p w14:paraId="69A51638" w14:textId="36873E01" w:rsidR="00EB309C" w:rsidRDefault="00EB309C" w:rsidP="0024790C">
      <w:pPr>
        <w:pStyle w:val="Heading2"/>
      </w:pPr>
      <w:r>
        <w:t xml:space="preserve">Options for </w:t>
      </w:r>
      <w:r w:rsidR="00113D73">
        <w:t>C</w:t>
      </w:r>
      <w:r>
        <w:t xml:space="preserve">onsuming </w:t>
      </w:r>
      <w:r w:rsidR="00BB4717">
        <w:t>Web Service Data</w:t>
      </w:r>
    </w:p>
    <w:p w14:paraId="0126AF36" w14:textId="682EEE1D" w:rsidR="006D5B7E" w:rsidRDefault="006D5B7E" w:rsidP="006D5B7E">
      <w:pPr>
        <w:pStyle w:val="Normal-indent"/>
      </w:pPr>
      <w:r>
        <w:t xml:space="preserve">After returning the response from an HTTP request, we will be interested in consuming the data in a structured format. This can be accomplished by deserializing the response into defined model objects. Of course, one of the benefits associated with using the Xamarin mobile frameworks is </w:t>
      </w:r>
      <w:ins w:id="127" w:author="Alec" w:date="2013-05-23T16:57:00Z">
        <w:r w:rsidR="00D35681">
          <w:t xml:space="preserve">the </w:t>
        </w:r>
      </w:ins>
      <w:r>
        <w:t>potential re-use of ubiquitous model objects employed throughout the overall application architecture.</w:t>
      </w:r>
    </w:p>
    <w:p w14:paraId="3758D4BB" w14:textId="7643F28E" w:rsidR="00E55A26" w:rsidRPr="006D5B7E" w:rsidRDefault="00E55A26" w:rsidP="006D5B7E">
      <w:pPr>
        <w:pStyle w:val="Normal-indent"/>
      </w:pPr>
      <w:r>
        <w:t>The examples</w:t>
      </w:r>
      <w:r w:rsidR="00D11D4A">
        <w:t xml:space="preserve"> in this chapter use both XML and JSON data formats.</w:t>
      </w:r>
    </w:p>
    <w:p w14:paraId="43B0B506" w14:textId="20168C8D" w:rsidR="006D5B7E" w:rsidRDefault="006D5B7E" w:rsidP="006D5B7E">
      <w:pPr>
        <w:pStyle w:val="Heading3"/>
      </w:pPr>
      <w:r>
        <w:t>XML</w:t>
      </w:r>
    </w:p>
    <w:p w14:paraId="6D1D8224" w14:textId="4281F2E8" w:rsidR="006D5B7E" w:rsidRDefault="0091187C" w:rsidP="006D5B7E">
      <w:pPr>
        <w:pStyle w:val="Normal-indent"/>
      </w:pPr>
      <w:r>
        <w:t xml:space="preserve">.NET has had great support for XML and serialization since version 1.0. Even with complex XML </w:t>
      </w:r>
      <w:del w:id="128" w:author="Alec" w:date="2013-05-21T22:13:00Z">
        <w:r w:rsidDel="00E03E80">
          <w:delText>schemas</w:delText>
        </w:r>
      </w:del>
      <w:ins w:id="129" w:author="Alec" w:date="2013-05-21T22:13:00Z">
        <w:r w:rsidR="00E03E80">
          <w:t>schemas,</w:t>
        </w:r>
      </w:ins>
      <w:r>
        <w:t xml:space="preserve"> it is possible to use attributes to ensure </w:t>
      </w:r>
      <w:ins w:id="130" w:author="Alec" w:date="2013-05-25T09:09:00Z">
        <w:r w:rsidR="0070046C">
          <w:t xml:space="preserve">that </w:t>
        </w:r>
      </w:ins>
      <w:r>
        <w:t>the XmlSerializer can successfully parse the data with only a few lines of code:</w:t>
      </w:r>
    </w:p>
    <w:p w14:paraId="377DB5B7" w14:textId="77777777" w:rsidR="006D5B7E" w:rsidRDefault="006D5B7E" w:rsidP="006D5B7E">
      <w:pPr>
        <w:pStyle w:val="Code"/>
      </w:pPr>
      <w:r>
        <w:t>XmlSerializer serializerXml = new XmlSerializer(typeof(EventCollection));</w:t>
      </w:r>
    </w:p>
    <w:p w14:paraId="6CB0FB2E" w14:textId="77777777" w:rsidR="006D5B7E" w:rsidRDefault="006D5B7E" w:rsidP="006D5B7E">
      <w:pPr>
        <w:pStyle w:val="Code"/>
      </w:pPr>
      <w:r>
        <w:t>object o;</w:t>
      </w:r>
    </w:p>
    <w:p w14:paraId="5CA0FB69" w14:textId="3242D59F" w:rsidR="006D5B7E" w:rsidRDefault="006D5B7E" w:rsidP="006D5B7E">
      <w:pPr>
        <w:pStyle w:val="Code"/>
      </w:pPr>
      <w:r>
        <w:t>using (System.IO.Stream stream = new</w:t>
      </w:r>
      <w:r w:rsidR="00B515F9">
        <w:t xml:space="preserve"> </w:t>
      </w:r>
      <w:r>
        <w:t>FileStream(SessionsXmlFilePath, FileMode.Open)) {</w:t>
      </w:r>
    </w:p>
    <w:p w14:paraId="26D9D3F9" w14:textId="30CCA7AA" w:rsidR="006D5B7E" w:rsidRDefault="006D5B7E" w:rsidP="006D5B7E">
      <w:pPr>
        <w:pStyle w:val="Code"/>
      </w:pPr>
      <w:r>
        <w:t xml:space="preserve">    o = serializerXml.Deserialize(stream);</w:t>
      </w:r>
    </w:p>
    <w:p w14:paraId="0DA5AF5B" w14:textId="2A1C9C97" w:rsidR="006D5B7E" w:rsidRDefault="006D5B7E" w:rsidP="006D5B7E">
      <w:pPr>
        <w:pStyle w:val="Code"/>
      </w:pPr>
      <w:r>
        <w:t xml:space="preserve">    stream.Close();</w:t>
      </w:r>
    </w:p>
    <w:p w14:paraId="2844FCDE" w14:textId="77777777" w:rsidR="006D5B7E" w:rsidRDefault="006D5B7E" w:rsidP="006D5B7E">
      <w:pPr>
        <w:pStyle w:val="Code"/>
      </w:pPr>
      <w:r>
        <w:t>}</w:t>
      </w:r>
    </w:p>
    <w:p w14:paraId="527023E7" w14:textId="67EF9E18" w:rsidR="006D5B7E" w:rsidRPr="006D5B7E" w:rsidRDefault="006D5B7E" w:rsidP="00BD32E0">
      <w:pPr>
        <w:pStyle w:val="Code"/>
      </w:pPr>
      <w:r>
        <w:t>EventCollection events = (EventCollection)o;</w:t>
      </w:r>
    </w:p>
    <w:p w14:paraId="3209F27A" w14:textId="42A80ABC" w:rsidR="006D5B7E" w:rsidRPr="006D5B7E" w:rsidRDefault="006D5B7E" w:rsidP="006D5B7E">
      <w:pPr>
        <w:pStyle w:val="Heading3"/>
      </w:pPr>
      <w:r>
        <w:lastRenderedPageBreak/>
        <w:t>JSON</w:t>
      </w:r>
    </w:p>
    <w:p w14:paraId="178CA3E9" w14:textId="1329B9B3" w:rsidR="00E374C1" w:rsidRDefault="0055455F" w:rsidP="00880EC5">
      <w:pPr>
        <w:pStyle w:val="Normal-indent"/>
      </w:pPr>
      <w:r>
        <w:t>Xamarin</w:t>
      </w:r>
      <w:r w:rsidR="009E70CD">
        <w:t xml:space="preserve"> ships with support for JSON </w:t>
      </w:r>
      <w:del w:id="131" w:author="Alec" w:date="2013-05-23T16:58:00Z">
        <w:r w:rsidR="009E70CD" w:rsidDel="00D35681">
          <w:delText xml:space="preserve">out </w:delText>
        </w:r>
      </w:del>
      <w:ins w:id="132" w:author="Alec" w:date="2013-05-23T16:58:00Z">
        <w:r w:rsidR="00D35681">
          <w:t>out-</w:t>
        </w:r>
      </w:ins>
      <w:del w:id="133" w:author="Alec" w:date="2013-05-23T16:58:00Z">
        <w:r w:rsidR="009E70CD" w:rsidDel="00D35681">
          <w:delText xml:space="preserve">of </w:delText>
        </w:r>
      </w:del>
      <w:ins w:id="134" w:author="Alec" w:date="2013-05-23T16:58:00Z">
        <w:r w:rsidR="00D35681">
          <w:t>of-</w:t>
        </w:r>
      </w:ins>
      <w:del w:id="135" w:author="Alec" w:date="2013-05-23T16:58:00Z">
        <w:r w:rsidR="009E70CD" w:rsidDel="00D35681">
          <w:delText xml:space="preserve">the </w:delText>
        </w:r>
      </w:del>
      <w:ins w:id="136" w:author="Alec" w:date="2013-05-23T16:58:00Z">
        <w:r w:rsidR="00D35681">
          <w:t>the-</w:t>
        </w:r>
      </w:ins>
      <w:r w:rsidR="009E70CD">
        <w:t xml:space="preserve">box via classes in the </w:t>
      </w:r>
      <w:hyperlink r:id="rId15" w:history="1">
        <w:r w:rsidR="009E70CD" w:rsidRPr="00880EC5">
          <w:rPr>
            <w:rStyle w:val="Hyperlink"/>
            <w:rFonts w:ascii="Courier New" w:hAnsi="Courier New"/>
            <w:sz w:val="18"/>
            <w:szCs w:val="20"/>
          </w:rPr>
          <w:t>System.Json</w:t>
        </w:r>
      </w:hyperlink>
      <w:r w:rsidR="009E70CD">
        <w:t xml:space="preserve"> namespace.</w:t>
      </w:r>
      <w:r w:rsidR="00E374C1" w:rsidRPr="00E374C1">
        <w:t xml:space="preserve"> By using a </w:t>
      </w:r>
      <w:hyperlink r:id="rId16" w:history="1">
        <w:r w:rsidR="00880EC5" w:rsidRPr="00880EC5">
          <w:rPr>
            <w:rStyle w:val="Hyperlink"/>
            <w:rFonts w:ascii="Courier New" w:hAnsi="Courier New"/>
            <w:sz w:val="18"/>
            <w:szCs w:val="20"/>
          </w:rPr>
          <w:t>System.Json.</w:t>
        </w:r>
        <w:r w:rsidR="00E374C1" w:rsidRPr="00880EC5">
          <w:rPr>
            <w:rStyle w:val="Hyperlink"/>
            <w:rFonts w:ascii="Courier New" w:hAnsi="Courier New"/>
            <w:sz w:val="18"/>
            <w:szCs w:val="20"/>
          </w:rPr>
          <w:t>JsonObject</w:t>
        </w:r>
      </w:hyperlink>
      <w:r w:rsidR="00E374C1" w:rsidRPr="00E374C1">
        <w:t>, results can be retrieved</w:t>
      </w:r>
      <w:ins w:id="137" w:author="Alec" w:date="2013-05-23T16:58:00Z">
        <w:r w:rsidR="00D35681">
          <w:t>,</w:t>
        </w:r>
      </w:ins>
      <w:r w:rsidR="00E374C1" w:rsidRPr="00E374C1">
        <w:t xml:space="preserve"> as shown below:</w:t>
      </w:r>
    </w:p>
    <w:p w14:paraId="67CB0E5F" w14:textId="07D3FA8B" w:rsidR="006B4D86" w:rsidRDefault="006B4D86" w:rsidP="006B4D86">
      <w:pPr>
        <w:pStyle w:val="Code"/>
      </w:pPr>
      <w:r w:rsidRPr="006B4D86">
        <w:t>var j</w:t>
      </w:r>
      <w:r>
        <w:t>array</w:t>
      </w:r>
      <w:r w:rsidR="00A027A9">
        <w:t xml:space="preserve"> = (JsonArray)JsonValue.Load(</w:t>
      </w:r>
      <w:r w:rsidR="00701DBA">
        <w:t>fileS</w:t>
      </w:r>
      <w:r w:rsidR="00A027A9">
        <w:t>tream</w:t>
      </w:r>
      <w:r w:rsidRPr="006B4D86">
        <w:t>);</w:t>
      </w:r>
    </w:p>
    <w:p w14:paraId="58B62848" w14:textId="66C5C5F6" w:rsidR="006B4D86" w:rsidRDefault="006B4D86" w:rsidP="006B4D86">
      <w:pPr>
        <w:pStyle w:val="Code"/>
      </w:pPr>
      <w:r>
        <w:t>var json = jarray[0]; // first one</w:t>
      </w:r>
    </w:p>
    <w:p w14:paraId="1899C4A1" w14:textId="6E892710" w:rsidR="006B4D86" w:rsidRDefault="0055455F" w:rsidP="006B4D86">
      <w:pPr>
        <w:pStyle w:val="Code"/>
      </w:pPr>
      <w:r>
        <w:t>var s</w:t>
      </w:r>
      <w:r w:rsidR="006B4D86">
        <w:t>peaker = new Speaker();</w:t>
      </w:r>
    </w:p>
    <w:p w14:paraId="5E191DC4" w14:textId="77777777" w:rsidR="006B4D86" w:rsidRDefault="006B4D86" w:rsidP="006B4D86">
      <w:pPr>
        <w:pStyle w:val="Code"/>
      </w:pPr>
      <w:r>
        <w:t>speaker.Name = json["name"];</w:t>
      </w:r>
    </w:p>
    <w:p w14:paraId="0497DAC6" w14:textId="77777777" w:rsidR="006B4D86" w:rsidRDefault="006B4D86" w:rsidP="006B4D86">
      <w:pPr>
        <w:pStyle w:val="Code"/>
      </w:pPr>
      <w:r>
        <w:t>speaker.Bio = json["about"];</w:t>
      </w:r>
    </w:p>
    <w:p w14:paraId="23BBA790" w14:textId="50B086FD" w:rsidR="00E374C1" w:rsidRDefault="006B4D86" w:rsidP="006B4D86">
      <w:pPr>
        <w:pStyle w:val="Code"/>
      </w:pPr>
      <w:r>
        <w:t>speaker.Company = json["company"];</w:t>
      </w:r>
    </w:p>
    <w:p w14:paraId="5DF0BFB1" w14:textId="02ACCE90" w:rsidR="00E374C1" w:rsidRDefault="00E374C1" w:rsidP="00557744">
      <w:pPr>
        <w:pStyle w:val="Normal-indent"/>
      </w:pPr>
      <w:r w:rsidRPr="00E374C1">
        <w:t xml:space="preserve">This is the familiar key-value coding style. However, it’s important to be aware that the </w:t>
      </w:r>
      <w:r w:rsidRPr="000B64CF">
        <w:rPr>
          <w:rStyle w:val="CodeInline"/>
        </w:rPr>
        <w:t>System.Json</w:t>
      </w:r>
      <w:r w:rsidRPr="00E374C1">
        <w:t xml:space="preserve"> tools load the entirety of the data into memory</w:t>
      </w:r>
      <w:r w:rsidR="006E2D15">
        <w:t xml:space="preserve"> and may not be very efficient for large sets of data</w:t>
      </w:r>
      <w:r w:rsidRPr="00E374C1">
        <w:t xml:space="preserve">. </w:t>
      </w:r>
    </w:p>
    <w:p w14:paraId="54C1151E" w14:textId="5CF64DFF" w:rsidR="00CC6945" w:rsidRDefault="003934EE" w:rsidP="003934EE">
      <w:pPr>
        <w:pStyle w:val="Heading3"/>
      </w:pPr>
      <w:r>
        <w:t>Alternatives</w:t>
      </w:r>
      <w:r w:rsidR="003A57ED">
        <w:t xml:space="preserve"> for JSON parsing</w:t>
      </w:r>
    </w:p>
    <w:p w14:paraId="51863320" w14:textId="07834D0F" w:rsidR="003934EE" w:rsidRDefault="003934EE" w:rsidP="003934EE">
      <w:pPr>
        <w:pStyle w:val="Normal-indent"/>
      </w:pPr>
      <w:r>
        <w:t xml:space="preserve">In addition to the built-in </w:t>
      </w:r>
      <w:r w:rsidR="004A24EE" w:rsidRPr="0070046C">
        <w:rPr>
          <w:rStyle w:val="CodeInline"/>
          <w:rPrChange w:id="138" w:author="Alec" w:date="2013-05-25T09:10:00Z">
            <w:rPr/>
          </w:rPrChange>
        </w:rPr>
        <w:t>System.</w:t>
      </w:r>
      <w:r w:rsidRPr="0070046C">
        <w:rPr>
          <w:rStyle w:val="CodeInline"/>
          <w:rPrChange w:id="139" w:author="Alec" w:date="2013-05-25T09:10:00Z">
            <w:rPr/>
          </w:rPrChange>
        </w:rPr>
        <w:t>Json</w:t>
      </w:r>
      <w:r>
        <w:t xml:space="preserve"> parsing support, there are a number of other options:</w:t>
      </w:r>
    </w:p>
    <w:p w14:paraId="63FE864F" w14:textId="33CCE743" w:rsidR="003934EE" w:rsidRDefault="003934EE" w:rsidP="003934EE">
      <w:pPr>
        <w:pStyle w:val="BulletList"/>
      </w:pPr>
      <w:r w:rsidRPr="00B807E2">
        <w:rPr>
          <w:b/>
        </w:rPr>
        <w:t>Json.NET</w:t>
      </w:r>
      <w:r w:rsidR="003A57ED">
        <w:t xml:space="preserve"> </w:t>
      </w:r>
      <w:hyperlink r:id="rId17" w:history="1">
        <w:r w:rsidR="003A57ED" w:rsidRPr="00B57432">
          <w:rPr>
            <w:rStyle w:val="Hyperlink"/>
          </w:rPr>
          <w:t>https://components.xamarin.com/view/json.net/</w:t>
        </w:r>
      </w:hyperlink>
      <w:r w:rsidR="003A57ED">
        <w:t xml:space="preserve"> </w:t>
      </w:r>
    </w:p>
    <w:p w14:paraId="031E4463" w14:textId="76300C23" w:rsidR="003934EE" w:rsidRPr="003934EE" w:rsidRDefault="003934EE" w:rsidP="003934EE">
      <w:pPr>
        <w:pStyle w:val="BulletList"/>
      </w:pPr>
      <w:r w:rsidRPr="00B807E2">
        <w:rPr>
          <w:b/>
        </w:rPr>
        <w:t>ServiceStack</w:t>
      </w:r>
      <w:r w:rsidR="003A57ED" w:rsidRPr="00B807E2">
        <w:rPr>
          <w:b/>
        </w:rPr>
        <w:t>.Text</w:t>
      </w:r>
      <w:r w:rsidR="003A57ED">
        <w:t xml:space="preserve"> </w:t>
      </w:r>
      <w:hyperlink r:id="rId18" w:history="1">
        <w:r w:rsidR="003A57ED" w:rsidRPr="00B57432">
          <w:rPr>
            <w:rStyle w:val="Hyperlink"/>
          </w:rPr>
          <w:t>https://github.com/ServiceStack/ServiceStack.Text</w:t>
        </w:r>
      </w:hyperlink>
      <w:r w:rsidR="003A57ED">
        <w:t xml:space="preserve"> </w:t>
      </w:r>
    </w:p>
    <w:p w14:paraId="3A7D2176" w14:textId="03FFCDB5" w:rsidR="005532DE" w:rsidRDefault="00CC6945" w:rsidP="00F22CB9">
      <w:pPr>
        <w:pStyle w:val="Heading2"/>
      </w:pPr>
      <w:r>
        <w:t>iOS</w:t>
      </w:r>
      <w:r w:rsidR="004A24EE">
        <w:t xml:space="preserve"> Web Services</w:t>
      </w:r>
    </w:p>
    <w:p w14:paraId="019E722C" w14:textId="6142B08F" w:rsidR="00027F98" w:rsidRDefault="009A1B1D" w:rsidP="006E3A32">
      <w:pPr>
        <w:pStyle w:val="Normal-indent"/>
      </w:pPr>
      <w:r>
        <w:t>Now that we have an understandin</w:t>
      </w:r>
      <w:r w:rsidR="00027F98">
        <w:t xml:space="preserve">g of </w:t>
      </w:r>
      <w:ins w:id="140" w:author="Alec" w:date="2013-05-23T16:59:00Z">
        <w:r w:rsidR="00D35681">
          <w:t xml:space="preserve">how to </w:t>
        </w:r>
      </w:ins>
      <w:r w:rsidR="00027F98">
        <w:t>consum</w:t>
      </w:r>
      <w:ins w:id="141" w:author="Alec" w:date="2013-05-23T16:59:00Z">
        <w:r w:rsidR="00D35681">
          <w:t>e</w:t>
        </w:r>
      </w:ins>
      <w:del w:id="142" w:author="Alec" w:date="2013-05-23T16:59:00Z">
        <w:r w:rsidR="00027F98" w:rsidDel="00D35681">
          <w:delText>ing</w:delText>
        </w:r>
      </w:del>
      <w:r w:rsidR="00027F98">
        <w:t xml:space="preserve"> web services, let</w:t>
      </w:r>
      <w:ins w:id="143" w:author="Alec" w:date="2013-05-23T16:59:00Z">
        <w:r w:rsidR="00D35681">
          <w:t>’</w:t>
        </w:r>
      </w:ins>
      <w:r w:rsidR="00027F98">
        <w:t>s walk</w:t>
      </w:r>
      <w:ins w:id="144" w:author="Alec" w:date="2013-05-23T16:59:00Z">
        <w:r w:rsidR="00D35681">
          <w:t xml:space="preserve"> </w:t>
        </w:r>
      </w:ins>
      <w:r w:rsidR="00027F98">
        <w:t xml:space="preserve">through updating an application </w:t>
      </w:r>
      <w:del w:id="145" w:author="Alec" w:date="2013-05-23T16:59:00Z">
        <w:r w:rsidR="00027F98" w:rsidDel="00D35681">
          <w:delText xml:space="preserve">to </w:delText>
        </w:r>
      </w:del>
      <w:ins w:id="146" w:author="Alec" w:date="2013-05-23T16:59:00Z">
        <w:r w:rsidR="00D35681">
          <w:t xml:space="preserve">that </w:t>
        </w:r>
      </w:ins>
      <w:r w:rsidR="00027F98">
        <w:t>consume</w:t>
      </w:r>
      <w:ins w:id="147" w:author="Alec" w:date="2013-05-23T16:59:00Z">
        <w:r w:rsidR="00D35681">
          <w:t>s</w:t>
        </w:r>
      </w:ins>
      <w:r w:rsidR="00027F98">
        <w:t xml:space="preserve"> web services.</w:t>
      </w:r>
      <w:r w:rsidR="006E3A32">
        <w:t xml:space="preserve"> </w:t>
      </w:r>
      <w:r w:rsidR="00027F98">
        <w:t xml:space="preserve">To get this example started, download the zip file </w:t>
      </w:r>
      <w:r w:rsidR="00CE1DE7">
        <w:rPr>
          <w:rStyle w:val="CodeInline"/>
        </w:rPr>
        <w:t>WebServices</w:t>
      </w:r>
      <w:r w:rsidR="00027F98" w:rsidRPr="00027F98">
        <w:rPr>
          <w:rStyle w:val="CodeInline"/>
        </w:rPr>
        <w:t>.zip</w:t>
      </w:r>
      <w:del w:id="148" w:author="Alec" w:date="2013-05-23T16:59:00Z">
        <w:r w:rsidR="00027F98" w:rsidDel="00D35681">
          <w:delText xml:space="preserve"> </w:delText>
        </w:r>
      </w:del>
      <w:ins w:id="149" w:author="Alec" w:date="2013-05-23T16:59:00Z">
        <w:r w:rsidR="00D35681">
          <w:t xml:space="preserve">, </w:t>
        </w:r>
      </w:ins>
      <w:r w:rsidR="00027F98">
        <w:t>and</w:t>
      </w:r>
      <w:ins w:id="150" w:author="Alec" w:date="2013-05-23T16:59:00Z">
        <w:r w:rsidR="00D35681">
          <w:t xml:space="preserve"> then</w:t>
        </w:r>
      </w:ins>
      <w:r w:rsidR="00027F98">
        <w:t xml:space="preserve"> unzip the </w:t>
      </w:r>
      <w:r w:rsidR="00CE1DE7">
        <w:t>solution</w:t>
      </w:r>
      <w:r w:rsidR="00132B99">
        <w:t>. We must change the application so that it will call a RESTful web service</w:t>
      </w:r>
      <w:ins w:id="151" w:author="Alec" w:date="2013-05-23T17:00:00Z">
        <w:r w:rsidR="00D35681">
          <w:t>,</w:t>
        </w:r>
      </w:ins>
      <w:r w:rsidR="00132B99">
        <w:t xml:space="preserve"> and</w:t>
      </w:r>
      <w:ins w:id="152" w:author="Alec" w:date="2013-05-23T17:00:00Z">
        <w:r w:rsidR="00D35681">
          <w:t xml:space="preserve"> then</w:t>
        </w:r>
      </w:ins>
      <w:r w:rsidR="00132B99">
        <w:t xml:space="preserve"> save the data from that </w:t>
      </w:r>
      <w:del w:id="153" w:author="Alec" w:date="2013-05-21T22:05:00Z">
        <w:r w:rsidR="00132B99" w:rsidDel="00E03E80">
          <w:delText>webservice</w:delText>
        </w:r>
      </w:del>
      <w:ins w:id="154" w:author="Alec" w:date="2013-05-21T22:05:00Z">
        <w:r w:rsidR="00E03E80">
          <w:t>web service</w:t>
        </w:r>
      </w:ins>
      <w:r w:rsidR="00132B99">
        <w:t xml:space="preserve"> to a file on the device. </w:t>
      </w:r>
    </w:p>
    <w:p w14:paraId="55E89150" w14:textId="567C5815" w:rsidR="00625FBF" w:rsidRDefault="002525D9" w:rsidP="006E3A32">
      <w:pPr>
        <w:pStyle w:val="Normal-indent"/>
      </w:pPr>
      <w:r>
        <w:t>The</w:t>
      </w:r>
      <w:ins w:id="155" w:author="Alec" w:date="2013-05-23T17:00:00Z">
        <w:r w:rsidR="00D35681">
          <w:t>se</w:t>
        </w:r>
      </w:ins>
      <w:r>
        <w:t xml:space="preserve"> applications are cross-platform and share a common set of Core code</w:t>
      </w:r>
      <w:r w:rsidR="00217E2A">
        <w:t>. The web service access and parsing will be shared code that we’ll access from both iOS and Android samples.</w:t>
      </w:r>
    </w:p>
    <w:p w14:paraId="52565FD3" w14:textId="02D82E60" w:rsidR="009D5ADB" w:rsidRDefault="00176721" w:rsidP="009D5ADB">
      <w:pPr>
        <w:pStyle w:val="Heading3"/>
      </w:pPr>
      <w:r>
        <w:lastRenderedPageBreak/>
        <w:t>Consuming Web Services</w:t>
      </w:r>
      <w:r w:rsidR="00697D04">
        <w:t xml:space="preserve"> </w:t>
      </w:r>
    </w:p>
    <w:p w14:paraId="4A6D3DA1" w14:textId="7B4BFA50" w:rsidR="007D1885" w:rsidRDefault="009D5ADB" w:rsidP="00275352">
      <w:pPr>
        <w:pStyle w:val="Normal-indent"/>
      </w:pPr>
      <w:r>
        <w:t>Our application needs to be able to retrieve the con</w:t>
      </w:r>
      <w:r w:rsidR="00E202DD">
        <w:t xml:space="preserve">ference information from the </w:t>
      </w:r>
      <w:r w:rsidR="005764FF">
        <w:t>Internet</w:t>
      </w:r>
      <w:r w:rsidR="00E202DD">
        <w:t xml:space="preserve">. We will change our application so that </w:t>
      </w:r>
      <w:r w:rsidR="00E66036">
        <w:t>it</w:t>
      </w:r>
      <w:r w:rsidR="00E202DD">
        <w:t xml:space="preserve"> will retrieve updated conference information from the web, deserialize the </w:t>
      </w:r>
      <w:del w:id="156" w:author="Alec" w:date="2013-05-21T22:14:00Z">
        <w:r w:rsidR="00AE1998" w:rsidDel="00E03E80">
          <w:delText>data</w:delText>
        </w:r>
      </w:del>
      <w:ins w:id="157" w:author="Alec" w:date="2013-05-21T22:14:00Z">
        <w:r w:rsidR="00E03E80">
          <w:t>data,</w:t>
        </w:r>
      </w:ins>
      <w:r w:rsidR="00E202DD">
        <w:t xml:space="preserve"> and </w:t>
      </w:r>
      <w:ins w:id="158" w:author="Alec" w:date="2013-05-23T17:01:00Z">
        <w:r w:rsidR="00D35681">
          <w:t xml:space="preserve">then </w:t>
        </w:r>
      </w:ins>
      <w:r w:rsidR="00E202DD">
        <w:t xml:space="preserve">update our </w:t>
      </w:r>
      <w:r w:rsidR="00AE1998">
        <w:t>user interface</w:t>
      </w:r>
      <w:r w:rsidR="00E202DD">
        <w:t>.</w:t>
      </w:r>
      <w:r w:rsidR="007D1885">
        <w:t xml:space="preserve"> </w:t>
      </w:r>
    </w:p>
    <w:p w14:paraId="42BE8E30" w14:textId="2D3AB8A7" w:rsidR="00E95E7E" w:rsidRDefault="0029135F" w:rsidP="00E95E7E">
      <w:pPr>
        <w:pStyle w:val="Normal-indent"/>
        <w:numPr>
          <w:ilvl w:val="0"/>
          <w:numId w:val="8"/>
        </w:numPr>
      </w:pPr>
      <w:del w:id="159" w:author="Alec" w:date="2013-05-21T22:05:00Z">
        <w:r w:rsidDel="00E03E80">
          <w:delText>Lets</w:delText>
        </w:r>
      </w:del>
      <w:ins w:id="160" w:author="Alec" w:date="2013-05-21T22:05:00Z">
        <w:r w:rsidR="00E03E80">
          <w:t>Let’s</w:t>
        </w:r>
      </w:ins>
      <w:r>
        <w:t xml:space="preserve"> start by adding some code to </w:t>
      </w:r>
      <w:r w:rsidR="00A43A2A">
        <w:t>call a web service to retrieve some data about the speakers and sessions</w:t>
      </w:r>
      <w:del w:id="161" w:author="Alec" w:date="2013-05-23T17:01:00Z">
        <w:r w:rsidR="00FE76DC" w:rsidDel="00D35681">
          <w:delText xml:space="preserve"> – w</w:delText>
        </w:r>
      </w:del>
      <w:ins w:id="162" w:author="Alec" w:date="2013-05-23T17:01:00Z">
        <w:r w:rsidR="00D35681">
          <w:t>. W</w:t>
        </w:r>
      </w:ins>
      <w:r w:rsidR="00FE76DC">
        <w:t>e’ll use XML for the session data and JSON for the speakers</w:t>
      </w:r>
      <w:del w:id="163" w:author="Alec" w:date="2013-05-21T22:14:00Z">
        <w:r w:rsidDel="00E03E80">
          <w:delText xml:space="preserve">.  </w:delText>
        </w:r>
      </w:del>
      <w:ins w:id="164" w:author="Alec" w:date="2013-05-21T22:14:00Z">
        <w:r w:rsidR="00E03E80">
          <w:t xml:space="preserve">. </w:t>
        </w:r>
      </w:ins>
      <w:r w:rsidR="00A239B2">
        <w:t>Uncomment</w:t>
      </w:r>
      <w:r>
        <w:t xml:space="preserve"> the </w:t>
      </w:r>
      <w:r w:rsidR="00A239B2">
        <w:t>code in the Core project’s</w:t>
      </w:r>
      <w:r>
        <w:t xml:space="preserve"> </w:t>
      </w:r>
      <w:r w:rsidR="00A239B2">
        <w:rPr>
          <w:rStyle w:val="CodeInline"/>
        </w:rPr>
        <w:t>Downloader</w:t>
      </w:r>
      <w:r w:rsidRPr="006C7113">
        <w:rPr>
          <w:rStyle w:val="CodeInline"/>
        </w:rPr>
        <w:t>.cs</w:t>
      </w:r>
      <w:r>
        <w:t xml:space="preserve"> </w:t>
      </w:r>
      <w:r w:rsidR="00A239B2">
        <w:t>file</w:t>
      </w:r>
      <w:r>
        <w:t>:</w:t>
      </w:r>
    </w:p>
    <w:p w14:paraId="47BB2DDF" w14:textId="083816A8" w:rsidR="00275352" w:rsidRDefault="00275352" w:rsidP="00275352">
      <w:pPr>
        <w:pStyle w:val="Code"/>
      </w:pPr>
      <w:r>
        <w:t xml:space="preserve">private void </w:t>
      </w:r>
      <w:r w:rsidR="00A239B2">
        <w:t>DownloadSessionXml</w:t>
      </w:r>
      <w:r>
        <w:t>()</w:t>
      </w:r>
    </w:p>
    <w:p w14:paraId="72DBA15F" w14:textId="77777777" w:rsidR="00275352" w:rsidRDefault="00275352" w:rsidP="00275352">
      <w:pPr>
        <w:pStyle w:val="Code"/>
      </w:pPr>
      <w:r>
        <w:t>{</w:t>
      </w:r>
    </w:p>
    <w:p w14:paraId="6ECA9FC9" w14:textId="0A5AF03B" w:rsidR="00275352" w:rsidRDefault="00275352" w:rsidP="00275352">
      <w:pPr>
        <w:pStyle w:val="Code"/>
      </w:pPr>
      <w:r>
        <w:t xml:space="preserve">  var file = </w:t>
      </w:r>
      <w:r w:rsidR="00A239B2" w:rsidRPr="00A239B2">
        <w:t>SessionsXmlParser.Instance.SessionsXmlFilePath</w:t>
      </w:r>
      <w:r>
        <w:t>;</w:t>
      </w:r>
    </w:p>
    <w:p w14:paraId="157D3A56" w14:textId="706CBF52" w:rsidR="00275352" w:rsidRDefault="00275352" w:rsidP="00A239B2">
      <w:pPr>
        <w:pStyle w:val="Code"/>
      </w:pPr>
      <w:r>
        <w:t xml:space="preserve">  if (File.Exists(file))</w:t>
      </w:r>
      <w:r w:rsidR="00A239B2">
        <w:t xml:space="preserve"> </w:t>
      </w:r>
      <w:r>
        <w:t>{</w:t>
      </w:r>
    </w:p>
    <w:p w14:paraId="0033B7DC" w14:textId="77777777" w:rsidR="00275352" w:rsidRDefault="00275352" w:rsidP="00275352">
      <w:pPr>
        <w:pStyle w:val="Code"/>
      </w:pPr>
      <w:r>
        <w:t xml:space="preserve">      File.Delete(file);</w:t>
      </w:r>
    </w:p>
    <w:p w14:paraId="1ECB6B43" w14:textId="4E5F0565" w:rsidR="00275352" w:rsidRDefault="00275352" w:rsidP="00FE76DC">
      <w:pPr>
        <w:pStyle w:val="Code"/>
      </w:pPr>
      <w:r>
        <w:t xml:space="preserve">  }</w:t>
      </w:r>
    </w:p>
    <w:p w14:paraId="7CDE9E89" w14:textId="77777777" w:rsidR="00275352" w:rsidRDefault="00275352" w:rsidP="00275352">
      <w:pPr>
        <w:pStyle w:val="Code"/>
      </w:pPr>
      <w:r>
        <w:t xml:space="preserve">  var webclient = new WebClient();</w:t>
      </w:r>
    </w:p>
    <w:p w14:paraId="53F963F2" w14:textId="77777777" w:rsidR="00A239B2" w:rsidRDefault="00275352" w:rsidP="00275352">
      <w:pPr>
        <w:pStyle w:val="Code"/>
      </w:pPr>
      <w:r>
        <w:t xml:space="preserve">  </w:t>
      </w:r>
      <w:r w:rsidR="00A239B2" w:rsidRPr="00A239B2">
        <w:t xml:space="preserve">webclient.DownloadFile(sessionsXmlUrl, file); </w:t>
      </w:r>
    </w:p>
    <w:p w14:paraId="72DA8E7D" w14:textId="217C0CAA" w:rsidR="0029135F" w:rsidRDefault="00275352" w:rsidP="00275352">
      <w:pPr>
        <w:pStyle w:val="Code"/>
      </w:pPr>
      <w:r>
        <w:t>}</w:t>
      </w:r>
      <w:r w:rsidR="006C7113">
        <w:t xml:space="preserve">  </w:t>
      </w:r>
    </w:p>
    <w:p w14:paraId="09661D5B" w14:textId="77777777" w:rsidR="00FE76DC" w:rsidRDefault="00FE76DC" w:rsidP="00FE76DC">
      <w:pPr>
        <w:pStyle w:val="Code"/>
      </w:pPr>
      <w:r>
        <w:t>public static void DownloadSpeakerJson()</w:t>
      </w:r>
    </w:p>
    <w:p w14:paraId="44C4542A" w14:textId="33FE927A" w:rsidR="00FE76DC" w:rsidRDefault="00FE76DC" w:rsidP="00FE76DC">
      <w:pPr>
        <w:pStyle w:val="Code"/>
      </w:pPr>
      <w:r>
        <w:t>{</w:t>
      </w:r>
    </w:p>
    <w:p w14:paraId="3ADDAD71" w14:textId="447E1092" w:rsidR="00FE76DC" w:rsidRDefault="00FE76DC" w:rsidP="00FE76DC">
      <w:pPr>
        <w:pStyle w:val="Code"/>
      </w:pPr>
      <w:r>
        <w:t xml:space="preserve">    var file = SpeakersJsonParser.Instance.SpeakersJsonFilePath;</w:t>
      </w:r>
    </w:p>
    <w:p w14:paraId="5650C429" w14:textId="46D6A82D" w:rsidR="00FE76DC" w:rsidRDefault="00FE76DC" w:rsidP="00FE76DC">
      <w:pPr>
        <w:pStyle w:val="Code"/>
      </w:pPr>
      <w:r>
        <w:t xml:space="preserve">    if (File.Exists(file)) {</w:t>
      </w:r>
    </w:p>
    <w:p w14:paraId="73823CD9" w14:textId="545AF98F" w:rsidR="00FE76DC" w:rsidRDefault="00FE76DC" w:rsidP="00FE76DC">
      <w:pPr>
        <w:pStyle w:val="Code"/>
      </w:pPr>
      <w:r>
        <w:t xml:space="preserve">        File.Delete(file);</w:t>
      </w:r>
    </w:p>
    <w:p w14:paraId="53E905CC" w14:textId="4724698A" w:rsidR="00FE76DC" w:rsidRDefault="00FE76DC" w:rsidP="00FE76DC">
      <w:pPr>
        <w:pStyle w:val="Code"/>
      </w:pPr>
      <w:r>
        <w:t xml:space="preserve">    }</w:t>
      </w:r>
    </w:p>
    <w:p w14:paraId="2D904485" w14:textId="1C6AE785" w:rsidR="00FE76DC" w:rsidRDefault="00FE76DC" w:rsidP="00FE76DC">
      <w:pPr>
        <w:pStyle w:val="Code"/>
      </w:pPr>
      <w:r>
        <w:t xml:space="preserve">    var webclient = new WebClient();</w:t>
      </w:r>
    </w:p>
    <w:p w14:paraId="5700E8D3" w14:textId="27250B59" w:rsidR="00FE76DC" w:rsidRDefault="00FE76DC" w:rsidP="00FE76DC">
      <w:pPr>
        <w:pStyle w:val="Code"/>
      </w:pPr>
      <w:r>
        <w:t xml:space="preserve">    webclient.DownloadFile(speakersJsonUrl, file);</w:t>
      </w:r>
    </w:p>
    <w:p w14:paraId="2E5EC2C8" w14:textId="58F0CE5A" w:rsidR="00FE76DC" w:rsidRDefault="00FE76DC" w:rsidP="00FE76DC">
      <w:pPr>
        <w:pStyle w:val="Code"/>
      </w:pPr>
      <w:r>
        <w:t>}</w:t>
      </w:r>
    </w:p>
    <w:p w14:paraId="03E561D0" w14:textId="372A1D8B" w:rsidR="00275352" w:rsidRDefault="00527073" w:rsidP="0071433D">
      <w:pPr>
        <w:pStyle w:val="Normal-indent"/>
        <w:numPr>
          <w:ilvl w:val="0"/>
          <w:numId w:val="8"/>
        </w:numPr>
      </w:pPr>
      <w:r>
        <w:t>Update</w:t>
      </w:r>
      <w:ins w:id="165" w:author="Alec" w:date="2013-05-23T17:01:00Z">
        <w:r w:rsidR="00D35681">
          <w:t xml:space="preserve"> the</w:t>
        </w:r>
      </w:ins>
      <w:r w:rsidR="00275352">
        <w:t xml:space="preserve"> </w:t>
      </w:r>
      <w:r w:rsidR="00275352" w:rsidRPr="00C5198C">
        <w:rPr>
          <w:rStyle w:val="CodeInline"/>
        </w:rPr>
        <w:t>ViewDidLoad</w:t>
      </w:r>
      <w:r w:rsidR="00275352">
        <w:t xml:space="preserve"> </w:t>
      </w:r>
      <w:r w:rsidR="00FE76DC">
        <w:t xml:space="preserve">method of </w:t>
      </w:r>
      <w:r w:rsidR="00FE76DC" w:rsidRPr="00FE76DC">
        <w:rPr>
          <w:rStyle w:val="CodeInline"/>
        </w:rPr>
        <w:t>MyTabBarController</w:t>
      </w:r>
      <w:r w:rsidR="00275352">
        <w:t xml:space="preserve"> </w:t>
      </w:r>
      <w:ins w:id="166" w:author="Alec" w:date="2013-05-23T17:02:00Z">
        <w:r w:rsidR="00D35681">
          <w:t xml:space="preserve">so </w:t>
        </w:r>
      </w:ins>
      <w:r w:rsidR="00275352">
        <w:t>that it</w:t>
      </w:r>
      <w:r w:rsidR="0071433D">
        <w:t xml:space="preserve"> call</w:t>
      </w:r>
      <w:r w:rsidR="00FE76DC">
        <w:t>s the download methods</w:t>
      </w:r>
      <w:r w:rsidR="0071433D">
        <w:t>, as shown in the following code snippet:</w:t>
      </w:r>
    </w:p>
    <w:p w14:paraId="655ECFAC" w14:textId="77777777" w:rsidR="0071433D" w:rsidRDefault="0071433D" w:rsidP="0071433D">
      <w:pPr>
        <w:pStyle w:val="Code"/>
      </w:pPr>
      <w:r>
        <w:t>public override void ViewDidLoad ()</w:t>
      </w:r>
    </w:p>
    <w:p w14:paraId="0151F233" w14:textId="77777777" w:rsidR="0071433D" w:rsidRDefault="0071433D" w:rsidP="0071433D">
      <w:pPr>
        <w:pStyle w:val="Code"/>
      </w:pPr>
      <w:r>
        <w:t>{</w:t>
      </w:r>
    </w:p>
    <w:p w14:paraId="3FC5338B" w14:textId="5781DC0B" w:rsidR="0071433D" w:rsidRDefault="00FE76DC" w:rsidP="0071433D">
      <w:pPr>
        <w:pStyle w:val="Code"/>
      </w:pPr>
      <w:r>
        <w:t xml:space="preserve">    </w:t>
      </w:r>
      <w:r w:rsidR="0071433D">
        <w:t>base.ViewDidLoad ();</w:t>
      </w:r>
    </w:p>
    <w:p w14:paraId="2A19533A" w14:textId="2BE36AA3" w:rsidR="0071433D" w:rsidRDefault="00FE76DC" w:rsidP="0071433D">
      <w:pPr>
        <w:pStyle w:val="Code"/>
      </w:pPr>
      <w:r>
        <w:t xml:space="preserve">    </w:t>
      </w:r>
      <w:r w:rsidRPr="00FE76DC">
        <w:t xml:space="preserve">Downloader.DownloadSessionXml </w:t>
      </w:r>
      <w:r w:rsidR="0071433D">
        <w:t>();</w:t>
      </w:r>
    </w:p>
    <w:p w14:paraId="4D8B6EA8" w14:textId="127A838A" w:rsidR="00FE76DC" w:rsidRDefault="00FE76DC" w:rsidP="0071433D">
      <w:pPr>
        <w:pStyle w:val="Code"/>
      </w:pPr>
      <w:r>
        <w:t xml:space="preserve">    </w:t>
      </w:r>
      <w:r w:rsidRPr="00FE76DC">
        <w:t>Downloader.DownloadSpeakerJson</w:t>
      </w:r>
      <w:r>
        <w:t xml:space="preserve"> ();</w:t>
      </w:r>
    </w:p>
    <w:p w14:paraId="4F608392" w14:textId="704497A5" w:rsidR="0071433D" w:rsidRDefault="00FE76DC" w:rsidP="0071433D">
      <w:pPr>
        <w:pStyle w:val="Code"/>
      </w:pPr>
      <w:r>
        <w:t xml:space="preserve">    </w:t>
      </w:r>
      <w:r w:rsidR="0071433D">
        <w:t>// rest of the code omitted for berivity...</w:t>
      </w:r>
    </w:p>
    <w:p w14:paraId="40E6D1B3" w14:textId="44A44A03" w:rsidR="003C6A36" w:rsidRDefault="0071433D" w:rsidP="0071433D">
      <w:pPr>
        <w:pStyle w:val="Code"/>
      </w:pPr>
      <w:r>
        <w:t>}</w:t>
      </w:r>
    </w:p>
    <w:p w14:paraId="7878FB83" w14:textId="35AC2625" w:rsidR="007E6F79" w:rsidRDefault="007E6F79" w:rsidP="00622F60">
      <w:pPr>
        <w:pStyle w:val="Normal-indent"/>
      </w:pPr>
      <w:r>
        <w:t>Assuming there is an Internet connection, running the application now should cause the XML and JSON files to be downloaded</w:t>
      </w:r>
      <w:r w:rsidR="00622F60">
        <w:t>.</w:t>
      </w:r>
      <w:r w:rsidR="0050693E">
        <w:t xml:space="preserve"> We still need to parse the data so that it can be displayed in the </w:t>
      </w:r>
      <w:r w:rsidR="0050693E" w:rsidRPr="00D35681">
        <w:rPr>
          <w:rStyle w:val="UIItem"/>
          <w:rPrChange w:id="167" w:author="Alec" w:date="2013-05-23T17:02:00Z">
            <w:rPr/>
          </w:rPrChange>
        </w:rPr>
        <w:t>Sessions</w:t>
      </w:r>
      <w:r w:rsidR="0050693E">
        <w:t xml:space="preserve"> and </w:t>
      </w:r>
      <w:r w:rsidR="0050693E" w:rsidRPr="00D35681">
        <w:rPr>
          <w:rStyle w:val="UIItem"/>
          <w:rPrChange w:id="168" w:author="Alec" w:date="2013-05-23T17:02:00Z">
            <w:rPr/>
          </w:rPrChange>
        </w:rPr>
        <w:t>Speakers</w:t>
      </w:r>
      <w:r w:rsidR="0050693E">
        <w:t xml:space="preserve"> tabs.</w:t>
      </w:r>
    </w:p>
    <w:p w14:paraId="11AC57C9" w14:textId="6B2CB023" w:rsidR="00D41DB3" w:rsidRDefault="00D41DB3" w:rsidP="00D41DB3">
      <w:pPr>
        <w:pStyle w:val="Heading4"/>
      </w:pPr>
      <w:r>
        <w:lastRenderedPageBreak/>
        <w:t>Parsing Sessions XML</w:t>
      </w:r>
    </w:p>
    <w:p w14:paraId="1BB071EB" w14:textId="77777777" w:rsidR="00D41DB3" w:rsidRDefault="00D41DB3" w:rsidP="00622F60">
      <w:pPr>
        <w:pStyle w:val="Normal-indent"/>
      </w:pPr>
    </w:p>
    <w:p w14:paraId="2C6E130C" w14:textId="4BB39A89" w:rsidR="00D41DB3" w:rsidRDefault="00D41DB3" w:rsidP="0050693E">
      <w:pPr>
        <w:pStyle w:val="Normal-indent"/>
        <w:numPr>
          <w:ilvl w:val="0"/>
          <w:numId w:val="8"/>
        </w:numPr>
      </w:pPr>
      <w:del w:id="169" w:author="Alec" w:date="2013-05-21T22:14:00Z">
        <w:r w:rsidDel="00E03E80">
          <w:delText>First</w:delText>
        </w:r>
      </w:del>
      <w:ins w:id="170" w:author="Alec" w:date="2013-05-21T22:14:00Z">
        <w:r w:rsidR="00E03E80">
          <w:t>First,</w:t>
        </w:r>
      </w:ins>
      <w:r>
        <w:t xml:space="preserve"> </w:t>
      </w:r>
      <w:r w:rsidR="002C0E6D">
        <w:t>examine the XML structure that needs to be parsed. An example of the Evolve schedule is shown here:</w:t>
      </w:r>
    </w:p>
    <w:p w14:paraId="6A7B6B6F" w14:textId="77777777" w:rsidR="00B5621A" w:rsidRDefault="00B5621A" w:rsidP="00B5621A">
      <w:pPr>
        <w:pStyle w:val="Code"/>
      </w:pPr>
      <w:r>
        <w:t>&lt;?xml version="1.0" encoding="UTF-8"?&gt;</w:t>
      </w:r>
    </w:p>
    <w:p w14:paraId="1BD578C3" w14:textId="3634B446" w:rsidR="00B5621A" w:rsidRDefault="00F80867" w:rsidP="00B5621A">
      <w:pPr>
        <w:pStyle w:val="Code"/>
      </w:pPr>
      <w:r>
        <w:t xml:space="preserve">    </w:t>
      </w:r>
      <w:r w:rsidR="00B5621A">
        <w:t>&lt;events&gt;</w:t>
      </w:r>
    </w:p>
    <w:p w14:paraId="678698D8" w14:textId="5E34AEBF" w:rsidR="00B5621A" w:rsidRDefault="00F80867" w:rsidP="00B5621A">
      <w:pPr>
        <w:pStyle w:val="Code"/>
      </w:pPr>
      <w:r>
        <w:t xml:space="preserve">        </w:t>
      </w:r>
      <w:r w:rsidR="00B5621A">
        <w:t>&lt;event&gt;</w:t>
      </w:r>
    </w:p>
    <w:p w14:paraId="31A285AA" w14:textId="4BE2B8E8" w:rsidR="00B5621A" w:rsidRDefault="00F80867" w:rsidP="00B5621A">
      <w:pPr>
        <w:pStyle w:val="Code"/>
      </w:pPr>
      <w:r>
        <w:t xml:space="preserve">            </w:t>
      </w:r>
      <w:r w:rsidR="00B5621A">
        <w:t>&lt;event_key&gt;4&lt;/event_key&gt;</w:t>
      </w:r>
    </w:p>
    <w:p w14:paraId="42EE9383" w14:textId="7FF712CD" w:rsidR="00B5621A" w:rsidRDefault="00F80867" w:rsidP="00B5621A">
      <w:pPr>
        <w:pStyle w:val="Code"/>
      </w:pPr>
      <w:r>
        <w:t xml:space="preserve">            </w:t>
      </w:r>
      <w:r w:rsidR="00B5621A">
        <w:t>&lt;active&gt;Y&lt;/active&gt;</w:t>
      </w:r>
    </w:p>
    <w:p w14:paraId="559DF0BD" w14:textId="157BD2FA" w:rsidR="00B5621A" w:rsidRDefault="00F80867" w:rsidP="00B5621A">
      <w:pPr>
        <w:pStyle w:val="Code"/>
      </w:pPr>
      <w:r>
        <w:t xml:space="preserve">            </w:t>
      </w:r>
      <w:r w:rsidR="00B5621A">
        <w:t>&lt;title&gt;Training Keynote/Introduction to Mobile Development&lt;/title&gt;</w:t>
      </w:r>
    </w:p>
    <w:p w14:paraId="27296EEF" w14:textId="35DBE5C5" w:rsidR="00B5621A" w:rsidRDefault="00F80867" w:rsidP="00B5621A">
      <w:pPr>
        <w:pStyle w:val="Code"/>
      </w:pPr>
      <w:r>
        <w:t xml:space="preserve">            </w:t>
      </w:r>
      <w:r w:rsidR="00B5621A">
        <w:t>&lt;event_start&gt;2013-04-14 09:00&lt;/event_start&gt;</w:t>
      </w:r>
    </w:p>
    <w:p w14:paraId="7B918C5B" w14:textId="0EA504F5" w:rsidR="00B5621A" w:rsidRDefault="00F80867" w:rsidP="00B5621A">
      <w:pPr>
        <w:pStyle w:val="Code"/>
      </w:pPr>
      <w:r>
        <w:t xml:space="preserve">            </w:t>
      </w:r>
      <w:r w:rsidR="00B5621A">
        <w:t>&lt;event_end&gt;2013-04-14 10:00&lt;/event_end&gt;</w:t>
      </w:r>
    </w:p>
    <w:p w14:paraId="19C26E7B" w14:textId="494FED24" w:rsidR="00B5621A" w:rsidRDefault="00F80867" w:rsidP="00B5621A">
      <w:pPr>
        <w:pStyle w:val="Code"/>
      </w:pPr>
      <w:r>
        <w:t xml:space="preserve">            </w:t>
      </w:r>
      <w:r w:rsidR="00B5621A">
        <w:t>&lt;description&gt;Welcome to Xamarin Evolve Training Days and Introduction to Mobile Development&lt;/description&gt;</w:t>
      </w:r>
    </w:p>
    <w:p w14:paraId="53151C0E" w14:textId="47C75681" w:rsidR="00B5621A" w:rsidRDefault="00F80867" w:rsidP="00B5621A">
      <w:pPr>
        <w:pStyle w:val="Code"/>
      </w:pPr>
      <w:r>
        <w:t xml:space="preserve">            </w:t>
      </w:r>
      <w:r w:rsidR="00B5621A">
        <w:t>&lt;venue&gt;Dawkins Salon (4th Floor)&lt;/venue&gt;</w:t>
      </w:r>
    </w:p>
    <w:p w14:paraId="6BE227D7" w14:textId="099864D9" w:rsidR="00B5621A" w:rsidRDefault="00F80867" w:rsidP="00B5621A">
      <w:pPr>
        <w:pStyle w:val="Code"/>
      </w:pPr>
      <w:r>
        <w:t xml:space="preserve">            </w:t>
      </w:r>
      <w:r w:rsidR="00B5621A">
        <w:t>&lt;speakers&gt;</w:t>
      </w:r>
    </w:p>
    <w:p w14:paraId="5E1F4C61" w14:textId="4249D980" w:rsidR="00B5621A" w:rsidRDefault="00F80867" w:rsidP="00B5621A">
      <w:pPr>
        <w:pStyle w:val="Code"/>
      </w:pPr>
      <w:r>
        <w:t xml:space="preserve">                </w:t>
      </w:r>
      <w:r w:rsidR="00B5621A">
        <w:t>&lt;person&gt;</w:t>
      </w:r>
    </w:p>
    <w:p w14:paraId="71C20704" w14:textId="78D39D5E" w:rsidR="00B5621A" w:rsidRDefault="00F80867" w:rsidP="00B5621A">
      <w:pPr>
        <w:pStyle w:val="Code"/>
      </w:pPr>
      <w:r>
        <w:t xml:space="preserve">                    </w:t>
      </w:r>
      <w:r w:rsidR="00B5621A">
        <w:t>&lt;name&gt;Nat Friedman&lt;/name&gt;</w:t>
      </w:r>
    </w:p>
    <w:p w14:paraId="3B94263B" w14:textId="1101E276" w:rsidR="00B5621A" w:rsidRDefault="00F80867" w:rsidP="00B5621A">
      <w:pPr>
        <w:pStyle w:val="Code"/>
      </w:pPr>
      <w:r>
        <w:t xml:space="preserve">                    </w:t>
      </w:r>
      <w:r w:rsidR="00B5621A">
        <w:t>&lt;bio&gt;&lt;/bio&gt;</w:t>
      </w:r>
    </w:p>
    <w:p w14:paraId="3D8B6FFD" w14:textId="4519F27A" w:rsidR="00B5621A" w:rsidRDefault="00F80867" w:rsidP="00B5621A">
      <w:pPr>
        <w:pStyle w:val="Code"/>
      </w:pPr>
      <w:r>
        <w:t xml:space="preserve">                </w:t>
      </w:r>
      <w:r w:rsidR="00B5621A">
        <w:t>&lt;/person&gt;</w:t>
      </w:r>
    </w:p>
    <w:p w14:paraId="29540C7C" w14:textId="0F38F3C6" w:rsidR="00B5621A" w:rsidRDefault="00F80867" w:rsidP="00B5621A">
      <w:pPr>
        <w:pStyle w:val="Code"/>
      </w:pPr>
      <w:r>
        <w:t xml:space="preserve">                </w:t>
      </w:r>
      <w:r w:rsidR="00B5621A">
        <w:t>&lt;person&gt;</w:t>
      </w:r>
    </w:p>
    <w:p w14:paraId="186FC724" w14:textId="4BAECA4C" w:rsidR="00B5621A" w:rsidRDefault="00F80867" w:rsidP="00B5621A">
      <w:pPr>
        <w:pStyle w:val="Code"/>
      </w:pPr>
      <w:r>
        <w:t xml:space="preserve">                    </w:t>
      </w:r>
      <w:r w:rsidR="00B5621A">
        <w:t>&lt;name&gt;Bryan Costanich&lt;/name&gt;</w:t>
      </w:r>
    </w:p>
    <w:p w14:paraId="13377E9B" w14:textId="52F6C7BF" w:rsidR="00B5621A" w:rsidRDefault="00F80867" w:rsidP="00B5621A">
      <w:pPr>
        <w:pStyle w:val="Code"/>
      </w:pPr>
      <w:r>
        <w:t xml:space="preserve">                    </w:t>
      </w:r>
      <w:r w:rsidR="00B5621A">
        <w:t>&lt;bio&gt;&lt;/bio&gt;</w:t>
      </w:r>
    </w:p>
    <w:p w14:paraId="5300C192" w14:textId="69E371AB" w:rsidR="00B5621A" w:rsidRDefault="00F80867" w:rsidP="00B5621A">
      <w:pPr>
        <w:pStyle w:val="Code"/>
      </w:pPr>
      <w:r>
        <w:t xml:space="preserve">                </w:t>
      </w:r>
      <w:r w:rsidR="00B5621A">
        <w:t>&lt;/person&gt;</w:t>
      </w:r>
    </w:p>
    <w:p w14:paraId="5F0EDFE5" w14:textId="6C1CBEEE" w:rsidR="00B5621A" w:rsidRDefault="00F80867" w:rsidP="00B5621A">
      <w:pPr>
        <w:pStyle w:val="Code"/>
      </w:pPr>
      <w:r>
        <w:t xml:space="preserve">            </w:t>
      </w:r>
      <w:r w:rsidR="00B5621A">
        <w:t>&lt;/speakers&gt;</w:t>
      </w:r>
    </w:p>
    <w:p w14:paraId="58B03692" w14:textId="1FFE1DE1" w:rsidR="00B5621A" w:rsidRDefault="00F80867" w:rsidP="00B5621A">
      <w:pPr>
        <w:pStyle w:val="Code"/>
      </w:pPr>
      <w:r>
        <w:t xml:space="preserve">            </w:t>
      </w:r>
      <w:r w:rsidR="00B5621A">
        <w:t>&lt;tags&gt;Fundamentals&lt;/tags&gt;</w:t>
      </w:r>
    </w:p>
    <w:p w14:paraId="779C8490" w14:textId="4C237B70" w:rsidR="00D41DB3" w:rsidRDefault="00F80867" w:rsidP="00B5621A">
      <w:pPr>
        <w:pStyle w:val="Code"/>
      </w:pPr>
      <w:r>
        <w:t xml:space="preserve">        </w:t>
      </w:r>
      <w:r w:rsidR="00B5621A">
        <w:t>&lt;/event&gt;&lt;/events&gt;&lt;/xml&gt;</w:t>
      </w:r>
    </w:p>
    <w:p w14:paraId="721DC2CC" w14:textId="34C0BC17" w:rsidR="00B5621A" w:rsidRDefault="00B5621A" w:rsidP="00D41DB3">
      <w:pPr>
        <w:pStyle w:val="Normal-indent"/>
      </w:pPr>
      <w:r>
        <w:t>The SessionXmlDTOs.cs file in the Core project contains class definitions that match this XML structure.</w:t>
      </w:r>
      <w:r w:rsidR="002C0E6D">
        <w:t xml:space="preserve"> Once you have defined the correct class structure, deserializing XML is easy!</w:t>
      </w:r>
    </w:p>
    <w:p w14:paraId="47E7E316" w14:textId="77777777" w:rsidR="00B5621A" w:rsidRDefault="00B5621A" w:rsidP="00B5621A">
      <w:pPr>
        <w:pStyle w:val="Code"/>
      </w:pPr>
      <w:r>
        <w:t>[Serializable]</w:t>
      </w:r>
    </w:p>
    <w:p w14:paraId="581CA0FA" w14:textId="77BE6820" w:rsidR="00B5621A" w:rsidRDefault="00B5621A" w:rsidP="00B5621A">
      <w:pPr>
        <w:pStyle w:val="Code"/>
      </w:pPr>
      <w:r>
        <w:t>public class @event {  // the @ symbol lets you use use keywords as names</w:t>
      </w:r>
    </w:p>
    <w:p w14:paraId="5D586B57" w14:textId="1C6459A5" w:rsidR="00B5621A" w:rsidRDefault="00F80867" w:rsidP="00B5621A">
      <w:pPr>
        <w:pStyle w:val="Code"/>
      </w:pPr>
      <w:r>
        <w:t xml:space="preserve">    </w:t>
      </w:r>
      <w:r w:rsidR="00B5621A">
        <w:t>[XmlElement("event_key")]</w:t>
      </w:r>
    </w:p>
    <w:p w14:paraId="31016854" w14:textId="4F61FD86" w:rsidR="00B5621A" w:rsidRDefault="00F80867" w:rsidP="00B5621A">
      <w:pPr>
        <w:pStyle w:val="Code"/>
      </w:pPr>
      <w:r>
        <w:t xml:space="preserve">    </w:t>
      </w:r>
      <w:r w:rsidR="00B5621A">
        <w:t>public string EventKey {get;set;}</w:t>
      </w:r>
    </w:p>
    <w:p w14:paraId="1E0C3882" w14:textId="476063C8" w:rsidR="00B5621A" w:rsidRDefault="00F80867" w:rsidP="00B5621A">
      <w:pPr>
        <w:pStyle w:val="Code"/>
      </w:pPr>
      <w:r>
        <w:t xml:space="preserve">    </w:t>
      </w:r>
      <w:r w:rsidR="00B5621A">
        <w:t>[XmlElement("title")]</w:t>
      </w:r>
    </w:p>
    <w:p w14:paraId="2279CF1B" w14:textId="6753CB26" w:rsidR="00B5621A" w:rsidRDefault="00F80867" w:rsidP="00B5621A">
      <w:pPr>
        <w:pStyle w:val="Code"/>
      </w:pPr>
      <w:r>
        <w:t xml:space="preserve">    </w:t>
      </w:r>
      <w:r w:rsidR="00B5621A">
        <w:t>public string title {get;set;}</w:t>
      </w:r>
    </w:p>
    <w:p w14:paraId="360B0DC9" w14:textId="27F901E7" w:rsidR="00B5621A" w:rsidRDefault="00F80867" w:rsidP="00B5621A">
      <w:pPr>
        <w:pStyle w:val="Code"/>
      </w:pPr>
      <w:r>
        <w:t xml:space="preserve">    </w:t>
      </w:r>
      <w:r w:rsidR="00B5621A">
        <w:t>[XmlElement("description")]</w:t>
      </w:r>
    </w:p>
    <w:p w14:paraId="21B57B11" w14:textId="7C797D5B" w:rsidR="00B5621A" w:rsidRDefault="00F80867" w:rsidP="00B5621A">
      <w:pPr>
        <w:pStyle w:val="Code"/>
      </w:pPr>
      <w:r>
        <w:t xml:space="preserve">    </w:t>
      </w:r>
      <w:r w:rsidR="00B5621A">
        <w:t>public string description {get;set;}</w:t>
      </w:r>
    </w:p>
    <w:p w14:paraId="4A3EF971" w14:textId="155D9237" w:rsidR="00B5621A" w:rsidRDefault="00F80867" w:rsidP="00B5621A">
      <w:pPr>
        <w:pStyle w:val="Code"/>
      </w:pPr>
      <w:r>
        <w:t xml:space="preserve">    </w:t>
      </w:r>
      <w:r w:rsidR="00B5621A">
        <w:t>[XmlElement("venue")]</w:t>
      </w:r>
    </w:p>
    <w:p w14:paraId="70A3C93F" w14:textId="5600F1D7" w:rsidR="00B5621A" w:rsidRDefault="00F80867" w:rsidP="00B5621A">
      <w:pPr>
        <w:pStyle w:val="Code"/>
      </w:pPr>
      <w:r>
        <w:t xml:space="preserve">    </w:t>
      </w:r>
      <w:r w:rsidR="00B5621A">
        <w:t>public string venue {get;set;}</w:t>
      </w:r>
    </w:p>
    <w:p w14:paraId="566C7A22" w14:textId="33D18F4D" w:rsidR="00B5621A" w:rsidRDefault="00F80867" w:rsidP="00B5621A">
      <w:pPr>
        <w:pStyle w:val="Code"/>
      </w:pPr>
      <w:r>
        <w:t xml:space="preserve">    </w:t>
      </w:r>
      <w:r w:rsidR="00B5621A">
        <w:t>[XmlElement("event_type")]</w:t>
      </w:r>
    </w:p>
    <w:p w14:paraId="153275E7" w14:textId="279A0976" w:rsidR="00B5621A" w:rsidRDefault="00F80867" w:rsidP="00B5621A">
      <w:pPr>
        <w:pStyle w:val="Code"/>
      </w:pPr>
      <w:r>
        <w:t xml:space="preserve">    </w:t>
      </w:r>
      <w:r w:rsidR="00B5621A">
        <w:t>public string EventType {get;set;}</w:t>
      </w:r>
    </w:p>
    <w:p w14:paraId="4BE1D6E4" w14:textId="03E5F75D" w:rsidR="00B5621A" w:rsidRDefault="00F80867" w:rsidP="00B5621A">
      <w:pPr>
        <w:pStyle w:val="Code"/>
      </w:pPr>
      <w:r>
        <w:t xml:space="preserve">    </w:t>
      </w:r>
      <w:r w:rsidR="00B5621A">
        <w:t>[XmlElement("event_start")]</w:t>
      </w:r>
    </w:p>
    <w:p w14:paraId="31FDB69B" w14:textId="065353DD" w:rsidR="00B5621A" w:rsidRDefault="00F80867" w:rsidP="00B5621A">
      <w:pPr>
        <w:pStyle w:val="Code"/>
      </w:pPr>
      <w:r>
        <w:t xml:space="preserve">    </w:t>
      </w:r>
      <w:r w:rsidR="00B5621A">
        <w:t>public string EventStart {get;set;}</w:t>
      </w:r>
    </w:p>
    <w:p w14:paraId="6D53209D" w14:textId="2F742EEE" w:rsidR="00B5621A" w:rsidRDefault="00F80867" w:rsidP="00B5621A">
      <w:pPr>
        <w:pStyle w:val="Code"/>
      </w:pPr>
      <w:r>
        <w:t xml:space="preserve">    </w:t>
      </w:r>
      <w:r w:rsidR="00B5621A">
        <w:t>[XmlElement("event_end")]</w:t>
      </w:r>
    </w:p>
    <w:p w14:paraId="742A304B" w14:textId="05795BF2" w:rsidR="00B5621A" w:rsidRDefault="00F80867" w:rsidP="00B5621A">
      <w:pPr>
        <w:pStyle w:val="Code"/>
      </w:pPr>
      <w:r>
        <w:t xml:space="preserve">    </w:t>
      </w:r>
      <w:r w:rsidR="00B5621A">
        <w:t>public string EventEnd {get;set;}</w:t>
      </w:r>
    </w:p>
    <w:p w14:paraId="118B96E6" w14:textId="0C965E84" w:rsidR="00B5621A" w:rsidRDefault="00F80867" w:rsidP="00B5621A">
      <w:pPr>
        <w:pStyle w:val="Code"/>
      </w:pPr>
      <w:r>
        <w:t xml:space="preserve">    </w:t>
      </w:r>
      <w:r w:rsidR="00B5621A">
        <w:t>[XmlArray("speakers", IsNullable = true)]</w:t>
      </w:r>
    </w:p>
    <w:p w14:paraId="3A95E1D2" w14:textId="527BE9C9" w:rsidR="00B5621A" w:rsidRDefault="00F80867" w:rsidP="00B5621A">
      <w:pPr>
        <w:pStyle w:val="Code"/>
      </w:pPr>
      <w:r>
        <w:lastRenderedPageBreak/>
        <w:t xml:space="preserve">    </w:t>
      </w:r>
      <w:r w:rsidR="00B5621A">
        <w:t>public person[] speakers {get;set;}</w:t>
      </w:r>
    </w:p>
    <w:p w14:paraId="2304FD99" w14:textId="6E33E640" w:rsidR="00B5621A" w:rsidRDefault="00F80867" w:rsidP="00B5621A">
      <w:pPr>
        <w:pStyle w:val="Code"/>
      </w:pPr>
      <w:r>
        <w:t xml:space="preserve">    </w:t>
      </w:r>
      <w:r w:rsidR="00B5621A">
        <w:t>[XmlElement("tags")]</w:t>
      </w:r>
    </w:p>
    <w:p w14:paraId="118194ED" w14:textId="3A6251E5" w:rsidR="00B5621A" w:rsidRDefault="00F80867" w:rsidP="00B5621A">
      <w:pPr>
        <w:pStyle w:val="Code"/>
      </w:pPr>
      <w:r>
        <w:t xml:space="preserve">    </w:t>
      </w:r>
      <w:r w:rsidR="00B5621A">
        <w:t>public string Tags {get;set;}</w:t>
      </w:r>
    </w:p>
    <w:p w14:paraId="7989FFCB" w14:textId="773FE431" w:rsidR="00B5621A" w:rsidRDefault="00B5621A" w:rsidP="00B5621A">
      <w:pPr>
        <w:pStyle w:val="Code"/>
      </w:pPr>
      <w:r>
        <w:t>}</w:t>
      </w:r>
    </w:p>
    <w:p w14:paraId="3E27134B" w14:textId="77777777" w:rsidR="00B5621A" w:rsidRDefault="00B5621A" w:rsidP="00B5621A">
      <w:pPr>
        <w:pStyle w:val="Code"/>
      </w:pPr>
      <w:r>
        <w:t>public class person {</w:t>
      </w:r>
    </w:p>
    <w:p w14:paraId="7C1C0A85" w14:textId="3521B426" w:rsidR="00B5621A" w:rsidRDefault="002C0E6D" w:rsidP="00B5621A">
      <w:pPr>
        <w:pStyle w:val="Code"/>
      </w:pPr>
      <w:r>
        <w:t xml:space="preserve">    </w:t>
      </w:r>
      <w:r w:rsidR="00B5621A">
        <w:t>[XmlElement ("name", IsNullable = true)]</w:t>
      </w:r>
    </w:p>
    <w:p w14:paraId="5ACC8E32" w14:textId="1315AA33" w:rsidR="00B5621A" w:rsidRDefault="002C0E6D" w:rsidP="00B5621A">
      <w:pPr>
        <w:pStyle w:val="Code"/>
      </w:pPr>
      <w:r>
        <w:t xml:space="preserve">    </w:t>
      </w:r>
      <w:r w:rsidR="00B5621A">
        <w:t>public string name {get;set;}</w:t>
      </w:r>
    </w:p>
    <w:p w14:paraId="38D863B1" w14:textId="692223C2" w:rsidR="00B5621A" w:rsidRDefault="00B5621A" w:rsidP="00B5621A">
      <w:pPr>
        <w:pStyle w:val="Code"/>
      </w:pPr>
      <w:r>
        <w:t>}</w:t>
      </w:r>
    </w:p>
    <w:p w14:paraId="6075400F" w14:textId="77777777" w:rsidR="00B5621A" w:rsidRDefault="00B5621A" w:rsidP="00B5621A">
      <w:pPr>
        <w:pStyle w:val="Code"/>
      </w:pPr>
      <w:r>
        <w:t>[System.Xml.Serialization.XmlRootAttribute("events", Namespace = "", IsNullable = false)]</w:t>
      </w:r>
    </w:p>
    <w:p w14:paraId="0D277996" w14:textId="77777777" w:rsidR="00B5621A" w:rsidRDefault="00B5621A" w:rsidP="00B5621A">
      <w:pPr>
        <w:pStyle w:val="Code"/>
      </w:pPr>
      <w:r>
        <w:t>public class EventCollection</w:t>
      </w:r>
    </w:p>
    <w:p w14:paraId="3E7025D1" w14:textId="77777777" w:rsidR="00B5621A" w:rsidRDefault="00B5621A" w:rsidP="00B5621A">
      <w:pPr>
        <w:pStyle w:val="Code"/>
      </w:pPr>
      <w:r>
        <w:t>{</w:t>
      </w:r>
    </w:p>
    <w:p w14:paraId="6F6790D9" w14:textId="2F75D1E9" w:rsidR="00B5621A" w:rsidRDefault="002C0E6D" w:rsidP="00B5621A">
      <w:pPr>
        <w:pStyle w:val="Code"/>
      </w:pPr>
      <w:r>
        <w:t xml:space="preserve">    </w:t>
      </w:r>
      <w:r w:rsidR="00B5621A">
        <w:t>[XmlElement("event")]</w:t>
      </w:r>
    </w:p>
    <w:p w14:paraId="732CD16F" w14:textId="3C018607" w:rsidR="00B5621A" w:rsidRDefault="002C0E6D" w:rsidP="00B5621A">
      <w:pPr>
        <w:pStyle w:val="Code"/>
      </w:pPr>
      <w:r>
        <w:t xml:space="preserve">    </w:t>
      </w:r>
      <w:r w:rsidR="00B5621A">
        <w:t>public @event[] @event { get; set; }</w:t>
      </w:r>
    </w:p>
    <w:p w14:paraId="7CD3AFB7" w14:textId="60FC86A9" w:rsidR="00B5621A" w:rsidRPr="00D41DB3" w:rsidRDefault="00B5621A" w:rsidP="002C0E6D">
      <w:pPr>
        <w:pStyle w:val="Code"/>
      </w:pPr>
      <w:r>
        <w:t>}</w:t>
      </w:r>
    </w:p>
    <w:p w14:paraId="41F38337" w14:textId="00DD2D55" w:rsidR="0050693E" w:rsidRDefault="00D41DB3" w:rsidP="0050693E">
      <w:pPr>
        <w:pStyle w:val="Normal-indent"/>
        <w:numPr>
          <w:ilvl w:val="0"/>
          <w:numId w:val="8"/>
        </w:numPr>
      </w:pPr>
      <w:r>
        <w:t>Now</w:t>
      </w:r>
      <w:ins w:id="171" w:author="Alec" w:date="2013-05-23T17:03:00Z">
        <w:r w:rsidR="00D35681">
          <w:t>,</w:t>
        </w:r>
      </w:ins>
      <w:r w:rsidR="00FD61F0">
        <w:t xml:space="preserve"> let’s </w:t>
      </w:r>
      <w:r>
        <w:t>enable</w:t>
      </w:r>
      <w:r w:rsidR="00FD61F0">
        <w:t xml:space="preserve"> the XML parser in the Core project’s SessionsXmlParser.cs file.</w:t>
      </w:r>
      <w:r w:rsidR="009B2470">
        <w:t xml:space="preserve"> Uncomment the code in the </w:t>
      </w:r>
      <w:r w:rsidR="009B2470" w:rsidRPr="009B2470">
        <w:rPr>
          <w:rStyle w:val="CodeInline"/>
        </w:rPr>
        <w:t>GetSessions()</w:t>
      </w:r>
      <w:r w:rsidR="009B2470">
        <w:t>. The first part of the method performs the deserialization</w:t>
      </w:r>
      <w:r>
        <w:t xml:space="preserve"> </w:t>
      </w:r>
      <w:ins w:id="172" w:author="Alec" w:date="2013-05-23T17:03:00Z">
        <w:r w:rsidR="00D35681">
          <w:t xml:space="preserve">by </w:t>
        </w:r>
      </w:ins>
      <w:r>
        <w:t xml:space="preserve">using the </w:t>
      </w:r>
      <w:r w:rsidR="002C0E6D">
        <w:t>classes defined above:</w:t>
      </w:r>
    </w:p>
    <w:p w14:paraId="6E6EAC53" w14:textId="77777777" w:rsidR="009B2470" w:rsidRDefault="009B2470" w:rsidP="009B2470">
      <w:pPr>
        <w:pStyle w:val="Code"/>
      </w:pPr>
      <w:r>
        <w:t>XmlSerializer serializerXml = new XmlSerializer(typeof(EventCollection));</w:t>
      </w:r>
    </w:p>
    <w:p w14:paraId="26D5E085" w14:textId="77777777" w:rsidR="009B2470" w:rsidRDefault="009B2470" w:rsidP="009B2470">
      <w:pPr>
        <w:pStyle w:val="Code"/>
      </w:pPr>
      <w:r>
        <w:t>object o;</w:t>
      </w:r>
    </w:p>
    <w:p w14:paraId="7613053C" w14:textId="77777777" w:rsidR="009B2470" w:rsidRDefault="009B2470" w:rsidP="009B2470">
      <w:pPr>
        <w:pStyle w:val="Code"/>
      </w:pPr>
      <w:r>
        <w:t>using (System.IO.Stream stream = new System.IO.FileStream(SessionsXmlFilePath, System.IO.FileMode.Open)) {</w:t>
      </w:r>
    </w:p>
    <w:p w14:paraId="52BCD478" w14:textId="41ECCAA8" w:rsidR="009B2470" w:rsidRDefault="009B2470" w:rsidP="009B2470">
      <w:pPr>
        <w:pStyle w:val="Code"/>
      </w:pPr>
      <w:r>
        <w:t xml:space="preserve">    o = serializerXml.Deserialize(stream);</w:t>
      </w:r>
    </w:p>
    <w:p w14:paraId="312FDB3B" w14:textId="64AA5ECE" w:rsidR="009B2470" w:rsidRDefault="009B2470" w:rsidP="009B2470">
      <w:pPr>
        <w:pStyle w:val="Code"/>
      </w:pPr>
      <w:r>
        <w:t xml:space="preserve">    stream.Close();</w:t>
      </w:r>
    </w:p>
    <w:p w14:paraId="13FA45E5" w14:textId="77777777" w:rsidR="009B2470" w:rsidRDefault="009B2470" w:rsidP="009B2470">
      <w:pPr>
        <w:pStyle w:val="Code"/>
      </w:pPr>
      <w:r>
        <w:t>}</w:t>
      </w:r>
    </w:p>
    <w:p w14:paraId="679FB7A2" w14:textId="33762BB8" w:rsidR="009B2470" w:rsidRDefault="009B2470" w:rsidP="002C0E6D">
      <w:pPr>
        <w:pStyle w:val="Code"/>
      </w:pPr>
      <w:r>
        <w:t>EventCollection events = (EventCollection)o;</w:t>
      </w:r>
    </w:p>
    <w:p w14:paraId="6E7636FF" w14:textId="650437D6" w:rsidR="009B2470" w:rsidRDefault="00D41DB3" w:rsidP="00D41DB3">
      <w:pPr>
        <w:pStyle w:val="Normal-indent"/>
        <w:numPr>
          <w:ilvl w:val="0"/>
          <w:numId w:val="8"/>
        </w:numPr>
      </w:pPr>
      <w:r>
        <w:t xml:space="preserve">The second part of the </w:t>
      </w:r>
      <w:r w:rsidRPr="00B5621A">
        <w:rPr>
          <w:rStyle w:val="CodeInline"/>
        </w:rPr>
        <w:t>GetSessions()</w:t>
      </w:r>
      <w:r>
        <w:t xml:space="preserve"> method loops through the deserialized objects and copies them into our own </w:t>
      </w:r>
      <w:r w:rsidRPr="00B5621A">
        <w:rPr>
          <w:rStyle w:val="CodeInline"/>
        </w:rPr>
        <w:t>Session</w:t>
      </w:r>
      <w:r>
        <w:t xml:space="preserve"> model class. When accessing web services controlled by other parties</w:t>
      </w:r>
      <w:ins w:id="173" w:author="Alec" w:date="2013-05-23T17:03:00Z">
        <w:r w:rsidR="00D35681">
          <w:t>,</w:t>
        </w:r>
      </w:ins>
      <w:r>
        <w:t xml:space="preserve"> it’s usually a good idea not to rely too heavily on their object model, since </w:t>
      </w:r>
      <w:del w:id="174" w:author="Alec" w:date="2013-05-25T09:13:00Z">
        <w:r w:rsidDel="0070046C">
          <w:delText xml:space="preserve">they </w:delText>
        </w:r>
      </w:del>
      <w:ins w:id="175" w:author="Alec" w:date="2013-05-25T09:13:00Z">
        <w:r w:rsidR="0070046C">
          <w:t xml:space="preserve">it </w:t>
        </w:r>
      </w:ins>
      <w:r>
        <w:t xml:space="preserve">could change </w:t>
      </w:r>
      <w:del w:id="176" w:author="Alec" w:date="2013-05-23T17:04:00Z">
        <w:r w:rsidDel="00D35681">
          <w:delText xml:space="preserve">it </w:delText>
        </w:r>
      </w:del>
      <w:r>
        <w:t xml:space="preserve">at any time. </w:t>
      </w:r>
      <w:r w:rsidR="002C0E6D">
        <w:t>This also enables us to perform data conversions and validation before using the web service data in the rest of the application.</w:t>
      </w:r>
    </w:p>
    <w:p w14:paraId="7554AC2C" w14:textId="77777777" w:rsidR="009B2470" w:rsidRDefault="009B2470" w:rsidP="00D41DB3">
      <w:pPr>
        <w:pStyle w:val="Code"/>
      </w:pPr>
      <w:r>
        <w:t>foreach (var evnt in events.@event) {</w:t>
      </w:r>
    </w:p>
    <w:p w14:paraId="4EC677F1" w14:textId="54FEFA31" w:rsidR="009B2470" w:rsidRDefault="00F80867" w:rsidP="00D41DB3">
      <w:pPr>
        <w:pStyle w:val="Code"/>
      </w:pPr>
      <w:r>
        <w:t xml:space="preserve">    </w:t>
      </w:r>
      <w:r w:rsidR="009B2470">
        <w:t>var session = new Session() {</w:t>
      </w:r>
    </w:p>
    <w:p w14:paraId="2EF43A69" w14:textId="5A00BAFC" w:rsidR="009B2470" w:rsidRDefault="00F80867" w:rsidP="00D41DB3">
      <w:pPr>
        <w:pStyle w:val="Code"/>
      </w:pPr>
      <w:r>
        <w:t xml:space="preserve">        </w:t>
      </w:r>
      <w:r w:rsidR="009B2470">
        <w:t>Id = Convert.ToInt32 (evnt.EventKey),</w:t>
      </w:r>
    </w:p>
    <w:p w14:paraId="6A718A29" w14:textId="33E51674" w:rsidR="009B2470" w:rsidRDefault="00F80867" w:rsidP="00D41DB3">
      <w:pPr>
        <w:pStyle w:val="Code"/>
      </w:pPr>
      <w:r>
        <w:t xml:space="preserve">        </w:t>
      </w:r>
      <w:r w:rsidR="009B2470">
        <w:t>Title = evnt.title,</w:t>
      </w:r>
    </w:p>
    <w:p w14:paraId="20CE33B1" w14:textId="7603CE04" w:rsidR="009B2470" w:rsidRDefault="00F80867" w:rsidP="00D41DB3">
      <w:pPr>
        <w:pStyle w:val="Code"/>
      </w:pPr>
      <w:r>
        <w:t xml:space="preserve">        </w:t>
      </w:r>
      <w:r w:rsidR="009B2470">
        <w:t>Location = evnt.venue,</w:t>
      </w:r>
    </w:p>
    <w:p w14:paraId="21A1DD40" w14:textId="5705A8C9" w:rsidR="009B2470" w:rsidRDefault="00F80867" w:rsidP="00D41DB3">
      <w:pPr>
        <w:pStyle w:val="Code"/>
      </w:pPr>
      <w:r>
        <w:t xml:space="preserve">        </w:t>
      </w:r>
      <w:r w:rsidR="009B2470">
        <w:t>Abstract = evnt.description,</w:t>
      </w:r>
    </w:p>
    <w:p w14:paraId="59B1B2D2" w14:textId="5EC6BAA4" w:rsidR="009B2470" w:rsidRDefault="00F80867" w:rsidP="00D41DB3">
      <w:pPr>
        <w:pStyle w:val="Code"/>
      </w:pPr>
      <w:r>
        <w:t xml:space="preserve">        </w:t>
      </w:r>
      <w:r w:rsidR="009B2470">
        <w:t>Begins = DateTime.Parse (evnt.EventStart),</w:t>
      </w:r>
    </w:p>
    <w:p w14:paraId="11260293" w14:textId="73CFF086" w:rsidR="009B2470" w:rsidRDefault="00F80867" w:rsidP="00D41DB3">
      <w:pPr>
        <w:pStyle w:val="Code"/>
      </w:pPr>
      <w:r>
        <w:t xml:space="preserve">        </w:t>
      </w:r>
      <w:r w:rsidR="009B2470">
        <w:t>Ends = DateTime.Parse (evnt.EventEnd),</w:t>
      </w:r>
    </w:p>
    <w:p w14:paraId="7A3D8489" w14:textId="61288939" w:rsidR="009B2470" w:rsidRDefault="00F80867" w:rsidP="00D41DB3">
      <w:pPr>
        <w:pStyle w:val="Code"/>
      </w:pPr>
      <w:r>
        <w:t xml:space="preserve">    </w:t>
      </w:r>
      <w:r w:rsidR="009B2470">
        <w:t>};</w:t>
      </w:r>
    </w:p>
    <w:p w14:paraId="25127262" w14:textId="10101F7C" w:rsidR="009B2470" w:rsidRDefault="00F80867" w:rsidP="00D41DB3">
      <w:pPr>
        <w:pStyle w:val="Code"/>
      </w:pPr>
      <w:r>
        <w:t xml:space="preserve">    </w:t>
      </w:r>
    </w:p>
    <w:p w14:paraId="4FBAE1C2" w14:textId="412089AD" w:rsidR="009B2470" w:rsidRDefault="00F80867" w:rsidP="00D41DB3">
      <w:pPr>
        <w:pStyle w:val="Code"/>
      </w:pPr>
      <w:r>
        <w:t xml:space="preserve">    </w:t>
      </w:r>
      <w:r w:rsidR="009B2470">
        <w:t>if (evnt.speakers != null) { // which happens for LUNCH and TBA sessions without a Speaker</w:t>
      </w:r>
    </w:p>
    <w:p w14:paraId="4F73A63E" w14:textId="0EE7760A" w:rsidR="009B2470" w:rsidRDefault="00F80867" w:rsidP="00D41DB3">
      <w:pPr>
        <w:pStyle w:val="Code"/>
      </w:pPr>
      <w:r>
        <w:t xml:space="preserve">        </w:t>
      </w:r>
      <w:r w:rsidR="009B2470">
        <w:t>foreach (var sp in evnt.speakers) {</w:t>
      </w:r>
    </w:p>
    <w:p w14:paraId="22BD7F67" w14:textId="23F9099E" w:rsidR="009B2470" w:rsidRDefault="00F80867" w:rsidP="00D41DB3">
      <w:pPr>
        <w:pStyle w:val="Code"/>
      </w:pPr>
      <w:r>
        <w:lastRenderedPageBreak/>
        <w:t xml:space="preserve">            </w:t>
      </w:r>
      <w:r w:rsidR="009B2470">
        <w:t xml:space="preserve">if (!String.IsNullOrWhiteSpace(sp.name)) </w:t>
      </w:r>
    </w:p>
    <w:p w14:paraId="5ACD54F4" w14:textId="142742A1" w:rsidR="009B2470" w:rsidRDefault="00F80867" w:rsidP="00D41DB3">
      <w:pPr>
        <w:pStyle w:val="Code"/>
      </w:pPr>
      <w:r>
        <w:t xml:space="preserve">                </w:t>
      </w:r>
      <w:r w:rsidR="009B2470">
        <w:t xml:space="preserve">session.Speaker = </w:t>
      </w:r>
      <w:r w:rsidR="002C0E6D">
        <w:t>new Speaker() {Name = sp.name};</w:t>
      </w:r>
    </w:p>
    <w:p w14:paraId="1240F9DF" w14:textId="5F922FD7" w:rsidR="009B2470" w:rsidRDefault="00F80867" w:rsidP="00D41DB3">
      <w:pPr>
        <w:pStyle w:val="Code"/>
      </w:pPr>
      <w:r>
        <w:t xml:space="preserve">        </w:t>
      </w:r>
      <w:r w:rsidR="009B2470">
        <w:t>}</w:t>
      </w:r>
    </w:p>
    <w:p w14:paraId="61BEA2B2" w14:textId="33C97B7E" w:rsidR="009B2470" w:rsidRDefault="00F80867" w:rsidP="00D41DB3">
      <w:pPr>
        <w:pStyle w:val="Code"/>
      </w:pPr>
      <w:r>
        <w:t xml:space="preserve">    </w:t>
      </w:r>
      <w:r w:rsidR="009B2470">
        <w:t>}</w:t>
      </w:r>
    </w:p>
    <w:p w14:paraId="697479D4" w14:textId="55492A6D" w:rsidR="009B2470" w:rsidRDefault="00F80867" w:rsidP="00D41DB3">
      <w:pPr>
        <w:pStyle w:val="Code"/>
      </w:pPr>
      <w:r>
        <w:t xml:space="preserve">    </w:t>
      </w:r>
      <w:r w:rsidR="009B2470">
        <w:t>localSessions.Add(session);</w:t>
      </w:r>
    </w:p>
    <w:p w14:paraId="7CAD7CAD" w14:textId="34729AD3" w:rsidR="007E6F79" w:rsidRDefault="009B2470" w:rsidP="00D41DB3">
      <w:pPr>
        <w:pStyle w:val="Code"/>
      </w:pPr>
      <w:r>
        <w:t>}</w:t>
      </w:r>
    </w:p>
    <w:p w14:paraId="7949E40D" w14:textId="193EA73A" w:rsidR="00622F60" w:rsidRDefault="00622F60" w:rsidP="00622F60">
      <w:pPr>
        <w:pStyle w:val="Normal-indent"/>
      </w:pPr>
      <w:r>
        <w:t xml:space="preserve">If we click on the </w:t>
      </w:r>
      <w:r w:rsidR="002C0E6D">
        <w:rPr>
          <w:rStyle w:val="UIItem"/>
        </w:rPr>
        <w:t>Sessions</w:t>
      </w:r>
      <w:r>
        <w:t xml:space="preserve"> tab, we will see </w:t>
      </w:r>
      <w:r w:rsidR="002C0E6D">
        <w:t xml:space="preserve">the </w:t>
      </w:r>
      <w:r w:rsidR="008F05DF">
        <w:t>data</w:t>
      </w:r>
      <w:r>
        <w:t xml:space="preserve"> </w:t>
      </w:r>
      <w:del w:id="177" w:author="Alec" w:date="2013-05-23T17:04:00Z">
        <w:r w:rsidDel="00D35681">
          <w:delText xml:space="preserve">as </w:delText>
        </w:r>
      </w:del>
      <w:r>
        <w:t>shown in the following screenshot:</w:t>
      </w:r>
    </w:p>
    <w:p w14:paraId="06D5B76A" w14:textId="30085C30" w:rsidR="00622F60" w:rsidRDefault="002C0E6D" w:rsidP="00622F60">
      <w:pPr>
        <w:pStyle w:val="Normal-indent"/>
      </w:pPr>
      <w:r>
        <w:rPr>
          <w:noProof/>
          <w:lang w:eastAsia="en-US"/>
        </w:rPr>
        <w:drawing>
          <wp:inline distT="0" distB="0" distL="0" distR="0" wp14:anchorId="7E6FD40D" wp14:editId="072F8285">
            <wp:extent cx="1887844" cy="3543300"/>
            <wp:effectExtent l="0" t="0" r="0" b="0"/>
            <wp:docPr id="9" name="Picture 9" descr="Macintosh HD:Users:craigdunn:Desktop:WebServices:iO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aigdunn:Desktop:WebServices:iOS-sessio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7844" cy="3543300"/>
                    </a:xfrm>
                    <a:prstGeom prst="rect">
                      <a:avLst/>
                    </a:prstGeom>
                    <a:noFill/>
                    <a:ln>
                      <a:noFill/>
                    </a:ln>
                  </pic:spPr>
                </pic:pic>
              </a:graphicData>
            </a:graphic>
          </wp:inline>
        </w:drawing>
      </w:r>
    </w:p>
    <w:p w14:paraId="0950E301" w14:textId="3F0418CD" w:rsidR="00F80867" w:rsidRDefault="00F80867" w:rsidP="00F80867">
      <w:pPr>
        <w:pStyle w:val="Heading4"/>
      </w:pPr>
      <w:r>
        <w:t>Parsing Speakers JSON</w:t>
      </w:r>
    </w:p>
    <w:p w14:paraId="44AEE070" w14:textId="1C4DA675" w:rsidR="002C0E6D" w:rsidRDefault="00806214" w:rsidP="00EB5B63">
      <w:pPr>
        <w:pStyle w:val="Normal-indent"/>
        <w:numPr>
          <w:ilvl w:val="0"/>
          <w:numId w:val="8"/>
        </w:numPr>
      </w:pPr>
      <w:r>
        <w:t>To parse</w:t>
      </w:r>
      <w:r w:rsidR="00271129">
        <w:t xml:space="preserve"> the Speakers JSON file</w:t>
      </w:r>
      <w:r>
        <w:t>, first examine the format:</w:t>
      </w:r>
    </w:p>
    <w:p w14:paraId="324CF1AC" w14:textId="50E33978" w:rsidR="00806214" w:rsidRDefault="00806214" w:rsidP="00806214">
      <w:pPr>
        <w:pStyle w:val="Code"/>
      </w:pPr>
      <w:r>
        <w:t>[{"name":"Nat Friedman",</w:t>
      </w:r>
    </w:p>
    <w:p w14:paraId="4CE020CF" w14:textId="77777777" w:rsidR="00806214" w:rsidRDefault="00806214" w:rsidP="00806214">
      <w:pPr>
        <w:pStyle w:val="Code"/>
      </w:pPr>
      <w:r>
        <w:t>"company":"Xamarin",</w:t>
      </w:r>
    </w:p>
    <w:p w14:paraId="4D57906C" w14:textId="77777777" w:rsidR="00806214" w:rsidRDefault="00806214" w:rsidP="00806214">
      <w:pPr>
        <w:pStyle w:val="Code"/>
      </w:pPr>
      <w:r>
        <w:t>"position":"CEO",</w:t>
      </w:r>
    </w:p>
    <w:p w14:paraId="334C564D" w14:textId="77777777" w:rsidR="00806214" w:rsidRDefault="00806214" w:rsidP="00806214">
      <w:pPr>
        <w:pStyle w:val="Code"/>
      </w:pPr>
      <w:r>
        <w:t>"about":"Nat Friedman, Xamarin&amp;rsquo;s co-founder and CEO, has been writing software for 27 years and is passionate about entrepreneurship and building amazing products. Nat will cover key mobile trends and predictions, Xamarin&amp;rsquo;s future direction, and ways for you to capitalize on mobile - the largest software market ever.",</w:t>
      </w:r>
    </w:p>
    <w:p w14:paraId="1297A45D" w14:textId="77777777" w:rsidR="00806214" w:rsidRDefault="00806214" w:rsidP="00806214">
      <w:pPr>
        <w:pStyle w:val="Code"/>
      </w:pPr>
      <w:r>
        <w:t>"url":"@natfriedman",</w:t>
      </w:r>
    </w:p>
    <w:p w14:paraId="2CBC96FF" w14:textId="38208B8F" w:rsidR="00806214" w:rsidRDefault="00806214" w:rsidP="00806214">
      <w:pPr>
        <w:pStyle w:val="Code"/>
      </w:pPr>
      <w:r>
        <w:t>"avatar":"http://static.sched.org/a2/547192/avatar.jpg.75x75px.jpg"},]</w:t>
      </w:r>
    </w:p>
    <w:p w14:paraId="59F97A2B" w14:textId="381CEF52" w:rsidR="00806214" w:rsidRDefault="00EB5B63" w:rsidP="00622F60">
      <w:pPr>
        <w:pStyle w:val="Normal-indent"/>
      </w:pPr>
      <w:r>
        <w:t>The code to parse JSON is in SpeakersJsonParser.cs in the Core project.</w:t>
      </w:r>
      <w:r w:rsidR="00A71EFC">
        <w:t xml:space="preserve"> </w:t>
      </w:r>
      <w:r w:rsidR="00E66036">
        <w:t xml:space="preserve">The first step is to load the JSON file into a </w:t>
      </w:r>
      <w:r w:rsidR="00E66036" w:rsidRPr="00A43265">
        <w:rPr>
          <w:rStyle w:val="CodeInline"/>
          <w:rPrChange w:id="178" w:author="Alec" w:date="2013-05-25T09:14:00Z">
            <w:rPr/>
          </w:rPrChange>
        </w:rPr>
        <w:t>JsonArray</w:t>
      </w:r>
      <w:r w:rsidR="00E66036">
        <w:t>, which is a key-value collection of the JSON data that we can then further process.</w:t>
      </w:r>
    </w:p>
    <w:p w14:paraId="01279A80" w14:textId="77777777" w:rsidR="00806214" w:rsidRDefault="00806214" w:rsidP="00806214">
      <w:pPr>
        <w:pStyle w:val="Code"/>
      </w:pPr>
      <w:r>
        <w:t>using (var r = new StreamReader(File.OpenRead(SpeakersJsonFilePath))) {</w:t>
      </w:r>
    </w:p>
    <w:p w14:paraId="3C026EFA" w14:textId="7617893D" w:rsidR="00806214" w:rsidRDefault="00806214" w:rsidP="00806214">
      <w:pPr>
        <w:pStyle w:val="Code"/>
      </w:pPr>
      <w:r>
        <w:t xml:space="preserve">    var j</w:t>
      </w:r>
      <w:r w:rsidR="00E66036">
        <w:t>a</w:t>
      </w:r>
      <w:r>
        <w:t xml:space="preserve"> = (JsonArray)JsonValue.Load(r);</w:t>
      </w:r>
    </w:p>
    <w:p w14:paraId="44684131" w14:textId="7FF8E2EA" w:rsidR="00806214" w:rsidRDefault="00806214" w:rsidP="00806214">
      <w:pPr>
        <w:pStyle w:val="Code"/>
      </w:pPr>
      <w:r>
        <w:lastRenderedPageBreak/>
        <w:t xml:space="preserve">    foreach (var speaker in j</w:t>
      </w:r>
      <w:r w:rsidR="00E66036">
        <w:t>a</w:t>
      </w:r>
      <w:r>
        <w:t>) {</w:t>
      </w:r>
    </w:p>
    <w:p w14:paraId="6E99BC81" w14:textId="05B63E5B" w:rsidR="00806214" w:rsidRDefault="00806214" w:rsidP="00806214">
      <w:pPr>
        <w:pStyle w:val="Code"/>
      </w:pPr>
      <w:r>
        <w:t xml:space="preserve">        var s = JsonToSpeaker (speaker);</w:t>
      </w:r>
    </w:p>
    <w:p w14:paraId="1AE19A8D" w14:textId="23B58394" w:rsidR="00806214" w:rsidRDefault="00806214" w:rsidP="00806214">
      <w:pPr>
        <w:pStyle w:val="Code"/>
      </w:pPr>
      <w:r>
        <w:t xml:space="preserve">        if (s != null)</w:t>
      </w:r>
    </w:p>
    <w:p w14:paraId="5BF2C619" w14:textId="6C7C9307" w:rsidR="00806214" w:rsidRDefault="00806214" w:rsidP="00806214">
      <w:pPr>
        <w:pStyle w:val="Code"/>
      </w:pPr>
      <w:r>
        <w:t xml:space="preserve">            localSpeakers.Add (s);</w:t>
      </w:r>
    </w:p>
    <w:p w14:paraId="0BA693BD" w14:textId="5881D6C9" w:rsidR="00806214" w:rsidRDefault="00806214" w:rsidP="00806214">
      <w:pPr>
        <w:pStyle w:val="Code"/>
      </w:pPr>
      <w:r>
        <w:t xml:space="preserve">    }</w:t>
      </w:r>
    </w:p>
    <w:p w14:paraId="72EFC328" w14:textId="107E674B" w:rsidR="00806214" w:rsidRDefault="00806214" w:rsidP="00806214">
      <w:pPr>
        <w:pStyle w:val="Code"/>
      </w:pPr>
      <w:r>
        <w:t>}</w:t>
      </w:r>
    </w:p>
    <w:p w14:paraId="731EBBA8" w14:textId="13A224C1" w:rsidR="00806214" w:rsidRDefault="00E66036" w:rsidP="00622F60">
      <w:pPr>
        <w:pStyle w:val="Normal-indent"/>
      </w:pPr>
      <w:r>
        <w:t xml:space="preserve">The </w:t>
      </w:r>
      <w:commentRangeStart w:id="179"/>
      <w:r w:rsidRPr="00D35681">
        <w:rPr>
          <w:rStyle w:val="CodeInline"/>
          <w:rPrChange w:id="180" w:author="Alec" w:date="2013-05-23T17:07:00Z">
            <w:rPr/>
          </w:rPrChange>
        </w:rPr>
        <w:t>JsonToSpeaker</w:t>
      </w:r>
      <w:r>
        <w:t xml:space="preserve"> </w:t>
      </w:r>
      <w:ins w:id="181" w:author="Alec" w:date="2013-05-23T17:07:00Z">
        <w:r w:rsidR="00D35681">
          <w:t>method</w:t>
        </w:r>
        <w:commentRangeEnd w:id="179"/>
        <w:r w:rsidR="00D35681">
          <w:rPr>
            <w:rStyle w:val="CommentReference"/>
          </w:rPr>
          <w:commentReference w:id="179"/>
        </w:r>
        <w:r w:rsidR="00D35681">
          <w:t xml:space="preserve"> </w:t>
        </w:r>
      </w:ins>
      <w:r>
        <w:t xml:space="preserve">processes each element of the array and returns a </w:t>
      </w:r>
      <w:r w:rsidRPr="009A7DB8">
        <w:rPr>
          <w:rStyle w:val="CodeInline"/>
          <w:rPrChange w:id="182" w:author="Alec" w:date="2013-05-23T17:08:00Z">
            <w:rPr/>
          </w:rPrChange>
        </w:rPr>
        <w:t>Speaker</w:t>
      </w:r>
      <w:r>
        <w:t xml:space="preserve"> object from our Model class definitions.</w:t>
      </w:r>
      <w:r w:rsidR="00CB0F9E">
        <w:t xml:space="preserve"> </w:t>
      </w:r>
    </w:p>
    <w:p w14:paraId="46A5ED44" w14:textId="77777777" w:rsidR="00806214" w:rsidRDefault="00806214" w:rsidP="00806214">
      <w:pPr>
        <w:pStyle w:val="Code"/>
      </w:pPr>
      <w:r>
        <w:t>Speaker JsonToSpeaker(JsonValue json)</w:t>
      </w:r>
    </w:p>
    <w:p w14:paraId="668C36F2" w14:textId="77777777" w:rsidR="00806214" w:rsidRDefault="00806214" w:rsidP="00806214">
      <w:pPr>
        <w:pStyle w:val="Code"/>
      </w:pPr>
      <w:r>
        <w:t>{</w:t>
      </w:r>
    </w:p>
    <w:p w14:paraId="2C24DBAD" w14:textId="77777777" w:rsidR="00806214" w:rsidRDefault="00806214" w:rsidP="00806214">
      <w:pPr>
        <w:pStyle w:val="Code"/>
      </w:pPr>
      <w:r>
        <w:t xml:space="preserve">    Speaker speaker = null;</w:t>
      </w:r>
    </w:p>
    <w:p w14:paraId="2EA424C0" w14:textId="4F447740" w:rsidR="00806214" w:rsidRDefault="00806214" w:rsidP="00806214">
      <w:pPr>
        <w:pStyle w:val="Code"/>
      </w:pPr>
      <w:r>
        <w:t xml:space="preserve">    try {</w:t>
      </w:r>
    </w:p>
    <w:p w14:paraId="6A22A19B" w14:textId="56FBD2A6" w:rsidR="00806214" w:rsidRDefault="00806214" w:rsidP="00806214">
      <w:pPr>
        <w:pStyle w:val="Code"/>
      </w:pPr>
      <w:r>
        <w:t xml:space="preserve">        speaker = new Speaker();</w:t>
      </w:r>
    </w:p>
    <w:p w14:paraId="4D9E9891" w14:textId="77C572D9" w:rsidR="00806214" w:rsidRDefault="00806214" w:rsidP="00806214">
      <w:pPr>
        <w:pStyle w:val="Code"/>
      </w:pPr>
      <w:r>
        <w:t xml:space="preserve">        speaker.Name = json["name"];</w:t>
      </w:r>
    </w:p>
    <w:p w14:paraId="584FC3AC" w14:textId="18AB87D9" w:rsidR="00806214" w:rsidRDefault="00806214" w:rsidP="00806214">
      <w:pPr>
        <w:pStyle w:val="Code"/>
      </w:pPr>
      <w:r>
        <w:t xml:space="preserve">        speaker.Bio = json["about"];</w:t>
      </w:r>
    </w:p>
    <w:p w14:paraId="071284E4" w14:textId="6D1C6920" w:rsidR="00806214" w:rsidRDefault="00806214" w:rsidP="00806214">
      <w:pPr>
        <w:pStyle w:val="Code"/>
      </w:pPr>
      <w:r>
        <w:t xml:space="preserve">        speaker.Company = json["company"];</w:t>
      </w:r>
    </w:p>
    <w:p w14:paraId="6C80C56A" w14:textId="6FCF409B" w:rsidR="00806214" w:rsidRDefault="00806214" w:rsidP="00806214">
      <w:pPr>
        <w:pStyle w:val="Code"/>
      </w:pPr>
      <w:r>
        <w:t xml:space="preserve">    } catch {</w:t>
      </w:r>
    </w:p>
    <w:p w14:paraId="23226241" w14:textId="0CB386D0" w:rsidR="00806214" w:rsidRDefault="00806214" w:rsidP="00806214">
      <w:pPr>
        <w:pStyle w:val="Code"/>
      </w:pPr>
      <w:r>
        <w:t xml:space="preserve">        // lazy way to deal with missing json elements</w:t>
      </w:r>
    </w:p>
    <w:p w14:paraId="600823FD" w14:textId="78B7EB9D" w:rsidR="00806214" w:rsidRDefault="00806214" w:rsidP="00806214">
      <w:pPr>
        <w:pStyle w:val="Code"/>
      </w:pPr>
      <w:r>
        <w:t xml:space="preserve">    }</w:t>
      </w:r>
    </w:p>
    <w:p w14:paraId="335982D8" w14:textId="42D6F021" w:rsidR="00806214" w:rsidRDefault="00806214" w:rsidP="00806214">
      <w:pPr>
        <w:pStyle w:val="Code"/>
      </w:pPr>
      <w:r>
        <w:t xml:space="preserve">    return speaker;</w:t>
      </w:r>
    </w:p>
    <w:p w14:paraId="03E50467" w14:textId="0BFD5B75" w:rsidR="002C0E6D" w:rsidRDefault="00806214" w:rsidP="00806214">
      <w:pPr>
        <w:pStyle w:val="Code"/>
      </w:pPr>
      <w:r>
        <w:t>}</w:t>
      </w:r>
    </w:p>
    <w:p w14:paraId="456FC673" w14:textId="4138A764" w:rsidR="00A71EFC" w:rsidRDefault="00A71EFC" w:rsidP="00622F60">
      <w:pPr>
        <w:pStyle w:val="Normal-indent"/>
      </w:pPr>
      <w:r>
        <w:t xml:space="preserve">The </w:t>
      </w:r>
      <w:r w:rsidRPr="009A7DB8">
        <w:rPr>
          <w:rStyle w:val="UIItem"/>
          <w:rPrChange w:id="183" w:author="Alec" w:date="2013-05-23T17:08:00Z">
            <w:rPr/>
          </w:rPrChange>
        </w:rPr>
        <w:t>Speakers</w:t>
      </w:r>
      <w:r>
        <w:t xml:space="preserve"> tab will now look like th</w:t>
      </w:r>
      <w:ins w:id="184" w:author="Alec" w:date="2013-05-23T17:08:00Z">
        <w:r w:rsidR="009A7DB8">
          <w:t>e following screenshot</w:t>
        </w:r>
      </w:ins>
      <w:del w:id="185" w:author="Alec" w:date="2013-05-23T17:08:00Z">
        <w:r w:rsidDel="009A7DB8">
          <w:delText>is</w:delText>
        </w:r>
      </w:del>
      <w:r>
        <w:t xml:space="preserve">. The sample code includes all the code to enable the index that appears </w:t>
      </w:r>
      <w:r w:rsidR="00FC59CA">
        <w:t>on the right of the screen.</w:t>
      </w:r>
    </w:p>
    <w:p w14:paraId="0819BD62" w14:textId="6C1CFAFF" w:rsidR="00806214" w:rsidRDefault="00A71EFC" w:rsidP="00622F60">
      <w:pPr>
        <w:pStyle w:val="Normal-indent"/>
      </w:pPr>
      <w:r>
        <w:rPr>
          <w:noProof/>
          <w:lang w:eastAsia="en-US"/>
        </w:rPr>
        <w:lastRenderedPageBreak/>
        <w:drawing>
          <wp:inline distT="0" distB="0" distL="0" distR="0" wp14:anchorId="3896DE19" wp14:editId="63887893">
            <wp:extent cx="2192335" cy="4114800"/>
            <wp:effectExtent l="0" t="0" r="0" b="0"/>
            <wp:docPr id="10" name="Picture 10" descr="Macintosh HD:Users:craigdunn:Desktop:WebServices:iOS-spea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raigdunn:Desktop:WebServices:iOS-speak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2335" cy="4114800"/>
                    </a:xfrm>
                    <a:prstGeom prst="rect">
                      <a:avLst/>
                    </a:prstGeom>
                    <a:noFill/>
                    <a:ln>
                      <a:noFill/>
                    </a:ln>
                  </pic:spPr>
                </pic:pic>
              </a:graphicData>
            </a:graphic>
          </wp:inline>
        </w:drawing>
      </w:r>
    </w:p>
    <w:p w14:paraId="03E6A37C" w14:textId="3BBADB1B" w:rsidR="002C0E6D" w:rsidRDefault="00271129" w:rsidP="00271129">
      <w:pPr>
        <w:pStyle w:val="Heading3"/>
      </w:pPr>
      <w:r>
        <w:t>Using a Background Thread</w:t>
      </w:r>
    </w:p>
    <w:p w14:paraId="3B4477E2" w14:textId="7ADFA4B3" w:rsidR="00AB58F8" w:rsidRDefault="006C71A6" w:rsidP="00527073">
      <w:pPr>
        <w:pStyle w:val="Normal-indent"/>
      </w:pPr>
      <w:r>
        <w:t>This seems to work fine, but there is one problem</w:t>
      </w:r>
      <w:ins w:id="186" w:author="Alec" w:date="2013-05-23T17:09:00Z">
        <w:r w:rsidR="009A7DB8">
          <w:t>—</w:t>
        </w:r>
      </w:ins>
      <w:del w:id="187" w:author="Alec" w:date="2013-05-23T17:09:00Z">
        <w:r w:rsidDel="009A7DB8">
          <w:delText xml:space="preserve"> – </w:delText>
        </w:r>
      </w:del>
      <w:r>
        <w:t xml:space="preserve">if the call to the web service takes a long time, say due to poor </w:t>
      </w:r>
      <w:del w:id="188" w:author="Alec" w:date="2013-05-25T09:15:00Z">
        <w:r w:rsidDel="00A43265">
          <w:delText xml:space="preserve">internet </w:delText>
        </w:r>
      </w:del>
      <w:ins w:id="189" w:author="Alec" w:date="2013-05-25T09:15:00Z">
        <w:r w:rsidR="00A43265">
          <w:t xml:space="preserve">Internet </w:t>
        </w:r>
      </w:ins>
      <w:r>
        <w:t xml:space="preserve">connection or </w:t>
      </w:r>
      <w:ins w:id="190" w:author="Alec" w:date="2013-05-25T09:15:00Z">
        <w:r w:rsidR="00A43265">
          <w:t>because there</w:t>
        </w:r>
      </w:ins>
      <w:del w:id="191" w:author="Alec" w:date="2013-05-25T09:15:00Z">
        <w:r w:rsidDel="00A43265">
          <w:delText>it</w:delText>
        </w:r>
      </w:del>
      <w:r>
        <w:t xml:space="preserve"> is a very large</w:t>
      </w:r>
      <w:r w:rsidR="00A7076A">
        <w:t xml:space="preserve"> </w:t>
      </w:r>
      <w:r>
        <w:t>amount of data</w:t>
      </w:r>
      <w:ins w:id="192" w:author="Alec" w:date="2013-05-23T17:09:00Z">
        <w:r w:rsidR="009A7DB8">
          <w:t>—</w:t>
        </w:r>
      </w:ins>
      <w:del w:id="193" w:author="Alec" w:date="2013-05-23T17:09:00Z">
        <w:r w:rsidDel="009A7DB8">
          <w:delText xml:space="preserve"> – </w:delText>
        </w:r>
      </w:del>
      <w:r>
        <w:t>our application will appear very unresponsive.</w:t>
      </w:r>
      <w:r w:rsidR="00B42D65">
        <w:t xml:space="preserve"> </w:t>
      </w:r>
    </w:p>
    <w:p w14:paraId="5DC14EF8" w14:textId="09EA9D5C" w:rsidR="00D23A82" w:rsidRDefault="00AB58F8" w:rsidP="001302B1">
      <w:pPr>
        <w:pStyle w:val="Normal-indent"/>
      </w:pPr>
      <w:r>
        <w:t>If the main UI thread is unresponsive for too long</w:t>
      </w:r>
      <w:r w:rsidR="00B20A39">
        <w:t xml:space="preserve"> when the application starts up</w:t>
      </w:r>
      <w:r>
        <w:t xml:space="preserve">, iOS will intervene and terminate the application. </w:t>
      </w:r>
      <w:ins w:id="194" w:author="Alec" w:date="2013-05-23T17:10:00Z">
        <w:r w:rsidR="009A7DB8">
          <w:t xml:space="preserve">Ideally, </w:t>
        </w:r>
      </w:ins>
      <w:del w:id="195" w:author="Alec" w:date="2013-05-23T17:10:00Z">
        <w:r w:rsidDel="009A7DB8">
          <w:delText>A</w:delText>
        </w:r>
      </w:del>
      <w:ins w:id="196" w:author="Alec" w:date="2013-05-23T17:10:00Z">
        <w:r w:rsidR="009A7DB8">
          <w:t>a</w:t>
        </w:r>
      </w:ins>
      <w:r>
        <w:t xml:space="preserve">pps should </w:t>
      </w:r>
      <w:del w:id="197" w:author="Alec" w:date="2013-05-23T17:10:00Z">
        <w:r w:rsidDel="009A7DB8">
          <w:delText xml:space="preserve">ideally </w:delText>
        </w:r>
      </w:del>
      <w:r>
        <w:t>be responsive within a few seconds; 10-15 seconds is probably too long!</w:t>
      </w:r>
    </w:p>
    <w:p w14:paraId="08106D96" w14:textId="6EA7A754" w:rsidR="00C8211D" w:rsidRDefault="00A43265" w:rsidP="00E809E9">
      <w:pPr>
        <w:pStyle w:val="Normal-indent"/>
      </w:pPr>
      <w:ins w:id="198" w:author="Alec" w:date="2013-05-25T09:16:00Z">
        <w:r>
          <w:t xml:space="preserve">Let’s </w:t>
        </w:r>
      </w:ins>
      <w:ins w:id="199" w:author="Alec" w:date="2013-05-25T09:17:00Z">
        <w:r>
          <w:t xml:space="preserve">use a background thread to </w:t>
        </w:r>
      </w:ins>
      <w:ins w:id="200" w:author="Alec" w:date="2013-05-25T09:16:00Z">
        <w:r>
          <w:t xml:space="preserve">address this potential problem. </w:t>
        </w:r>
      </w:ins>
      <w:r w:rsidR="001302B1">
        <w:t>It’s easy</w:t>
      </w:r>
      <w:del w:id="201" w:author="Alec" w:date="2013-05-23T17:10:00Z">
        <w:r w:rsidR="001302B1" w:rsidDel="009A7DB8">
          <w:delText xml:space="preserve"> </w:delText>
        </w:r>
        <w:r w:rsidR="00C8211D" w:rsidDel="009A7DB8">
          <w:delText>E</w:delText>
        </w:r>
      </w:del>
      <w:ins w:id="202" w:author="Alec" w:date="2013-05-23T17:10:00Z">
        <w:r w:rsidR="009A7DB8">
          <w:t xml:space="preserve"> to e</w:t>
        </w:r>
      </w:ins>
      <w:r w:rsidR="00C8211D">
        <w:t>dit</w:t>
      </w:r>
      <w:r w:rsidR="00806214">
        <w:t xml:space="preserve"> </w:t>
      </w:r>
      <w:r w:rsidR="00806214" w:rsidRPr="00806214">
        <w:rPr>
          <w:rStyle w:val="CodeInline"/>
        </w:rPr>
        <w:t>MyTabBarController</w:t>
      </w:r>
      <w:r w:rsidR="00806214">
        <w:t>’s</w:t>
      </w:r>
      <w:r w:rsidR="00C8211D">
        <w:t xml:space="preserve"> </w:t>
      </w:r>
      <w:r w:rsidR="00C8211D" w:rsidRPr="002A6AF6">
        <w:rPr>
          <w:rStyle w:val="CodeInline"/>
        </w:rPr>
        <w:t>ViewDidLoad</w:t>
      </w:r>
      <w:r w:rsidR="002A6AF6">
        <w:t xml:space="preserve"> to resemble the following code snippet</w:t>
      </w:r>
      <w:r w:rsidR="00C8211D">
        <w:t>:</w:t>
      </w:r>
    </w:p>
    <w:p w14:paraId="4F97FCAA" w14:textId="77777777" w:rsidR="002A6AF6" w:rsidRDefault="002A6AF6" w:rsidP="002A6AF6">
      <w:pPr>
        <w:pStyle w:val="Code"/>
      </w:pPr>
      <w:r>
        <w:t>public override void ViewDidLoad ()</w:t>
      </w:r>
    </w:p>
    <w:p w14:paraId="14C4F661" w14:textId="77777777" w:rsidR="002A6AF6" w:rsidRDefault="002A6AF6" w:rsidP="002A6AF6">
      <w:pPr>
        <w:pStyle w:val="Code"/>
      </w:pPr>
      <w:r>
        <w:t>{</w:t>
      </w:r>
    </w:p>
    <w:p w14:paraId="4140CFC4" w14:textId="37444E5D" w:rsidR="002A6AF6" w:rsidRDefault="00F80867" w:rsidP="00806214">
      <w:pPr>
        <w:pStyle w:val="Code"/>
      </w:pPr>
      <w:r>
        <w:t xml:space="preserve">    </w:t>
      </w:r>
      <w:r w:rsidR="002A6AF6">
        <w:t>base.ViewDidLoad ();</w:t>
      </w:r>
    </w:p>
    <w:p w14:paraId="5DF36FB1" w14:textId="77777777" w:rsidR="00E809E9" w:rsidRDefault="00F80867" w:rsidP="00E809E9">
      <w:pPr>
        <w:pStyle w:val="Code"/>
      </w:pPr>
      <w:r>
        <w:t xml:space="preserve">    </w:t>
      </w:r>
      <w:r w:rsidR="00E809E9">
        <w:t>Task.Factory.StartNew(() =&gt; {</w:t>
      </w:r>
    </w:p>
    <w:p w14:paraId="5F10BE87" w14:textId="3B09EB2D" w:rsidR="00E809E9" w:rsidRDefault="00E809E9" w:rsidP="00E809E9">
      <w:pPr>
        <w:pStyle w:val="Code"/>
      </w:pPr>
      <w:r>
        <w:t xml:space="preserve">        Downloader.DownloadSessionXml() ;</w:t>
      </w:r>
    </w:p>
    <w:p w14:paraId="206A2A18" w14:textId="5C07DE3D" w:rsidR="00E809E9" w:rsidRDefault="00E809E9" w:rsidP="00E809E9">
      <w:pPr>
        <w:pStyle w:val="Code"/>
      </w:pPr>
      <w:r>
        <w:lastRenderedPageBreak/>
        <w:t xml:space="preserve">        Downloader.DownloadSpeakerJson();</w:t>
      </w:r>
    </w:p>
    <w:p w14:paraId="5FB09584" w14:textId="77777777" w:rsidR="00E809E9" w:rsidRDefault="00E809E9" w:rsidP="00E809E9">
      <w:pPr>
        <w:pStyle w:val="Code"/>
      </w:pPr>
      <w:r>
        <w:t xml:space="preserve">    });</w:t>
      </w:r>
    </w:p>
    <w:p w14:paraId="4F586E21" w14:textId="1464C98A" w:rsidR="002A6AF6" w:rsidRDefault="00F80867" w:rsidP="00E809E9">
      <w:pPr>
        <w:pStyle w:val="Code"/>
      </w:pPr>
      <w:r>
        <w:t xml:space="preserve">    </w:t>
      </w:r>
      <w:r w:rsidR="002A6AF6">
        <w:t>// rest of the code omitted for berivity...</w:t>
      </w:r>
    </w:p>
    <w:p w14:paraId="1A134357" w14:textId="4A703B7D" w:rsidR="002A6AF6" w:rsidRDefault="002A6AF6" w:rsidP="002A6AF6">
      <w:pPr>
        <w:pStyle w:val="Code"/>
      </w:pPr>
      <w:r>
        <w:t>}</w:t>
      </w:r>
    </w:p>
    <w:p w14:paraId="7444FF1A" w14:textId="6A043C22" w:rsidR="007852DB" w:rsidRDefault="002A6AF6" w:rsidP="00A7076A">
      <w:pPr>
        <w:pStyle w:val="Normal-indent"/>
      </w:pPr>
      <w:r>
        <w:t xml:space="preserve">The change that we just made uses the Task Parallel Library </w:t>
      </w:r>
      <w:r w:rsidR="007852DB">
        <w:t>to create a task that will run the</w:t>
      </w:r>
      <w:r>
        <w:t xml:space="preserve"> web service in a background thread</w:t>
      </w:r>
      <w:del w:id="203" w:author="Alec" w:date="2013-05-21T22:14:00Z">
        <w:r w:rsidDel="00E03E80">
          <w:delText>.</w:delText>
        </w:r>
        <w:r w:rsidR="007852DB" w:rsidDel="00E03E80">
          <w:delText xml:space="preserve"> </w:delText>
        </w:r>
        <w:r w:rsidR="00E809E9" w:rsidDel="00E03E80">
          <w:delText xml:space="preserve"> </w:delText>
        </w:r>
      </w:del>
      <w:ins w:id="204" w:author="Alec" w:date="2013-05-21T22:14:00Z">
        <w:r w:rsidR="00E03E80">
          <w:t xml:space="preserve">. </w:t>
        </w:r>
      </w:ins>
      <w:r w:rsidR="00E809E9">
        <w:t>There are two new problems with this:</w:t>
      </w:r>
    </w:p>
    <w:p w14:paraId="2E78D3E4" w14:textId="6B5C4A98" w:rsidR="00E809E9" w:rsidRDefault="00E809E9" w:rsidP="00E809E9">
      <w:pPr>
        <w:pStyle w:val="BulletList"/>
      </w:pPr>
      <w:r>
        <w:t>The user doesn’t know what is happening while the download occurs.</w:t>
      </w:r>
    </w:p>
    <w:p w14:paraId="798E839E" w14:textId="4EA68F58" w:rsidR="00E809E9" w:rsidRDefault="00E809E9" w:rsidP="00E809E9">
      <w:pPr>
        <w:pStyle w:val="BulletList"/>
      </w:pPr>
      <w:r>
        <w:t xml:space="preserve">When it has completed, the </w:t>
      </w:r>
      <w:r w:rsidRPr="009A7DB8">
        <w:rPr>
          <w:rStyle w:val="UIItem"/>
          <w:rPrChange w:id="205" w:author="Alec" w:date="2013-05-23T17:11:00Z">
            <w:rPr/>
          </w:rPrChange>
        </w:rPr>
        <w:t>Sessions</w:t>
      </w:r>
      <w:r>
        <w:t xml:space="preserve"> tab is already visible (and empty), and does not get updated with the downloaded data.</w:t>
      </w:r>
    </w:p>
    <w:p w14:paraId="52AAF63A" w14:textId="03B4F92C" w:rsidR="007852DB" w:rsidRDefault="007852DB" w:rsidP="007852DB">
      <w:pPr>
        <w:pStyle w:val="Heading3"/>
      </w:pPr>
      <w:r>
        <w:t>Using the Component Manager</w:t>
      </w:r>
    </w:p>
    <w:p w14:paraId="4EA6FE67" w14:textId="7E15CBA7" w:rsidR="002A6AF6" w:rsidRDefault="005768B5" w:rsidP="00A7076A">
      <w:pPr>
        <w:pStyle w:val="Normal-indent"/>
      </w:pPr>
      <w:r>
        <w:t>To fix the first issue</w:t>
      </w:r>
      <w:ins w:id="206" w:author="Alec" w:date="2013-05-23T17:11:00Z">
        <w:r w:rsidR="009A7DB8">
          <w:t>,</w:t>
        </w:r>
      </w:ins>
      <w:r w:rsidR="007852DB">
        <w:t xml:space="preserve"> </w:t>
      </w:r>
      <w:r w:rsidR="00A92B21">
        <w:t xml:space="preserve">we’ll </w:t>
      </w:r>
      <w:r w:rsidR="007852DB">
        <w:t xml:space="preserve">display some sort of visual indicator that the download is happening. We could code this all by hand, but there is already a </w:t>
      </w:r>
      <w:del w:id="207" w:author="Alec" w:date="2013-05-21T22:15:00Z">
        <w:r w:rsidR="007852DB" w:rsidDel="00E03E80">
          <w:delText>3</w:delText>
        </w:r>
        <w:r w:rsidR="007852DB" w:rsidRPr="007852DB" w:rsidDel="00E03E80">
          <w:rPr>
            <w:vertAlign w:val="superscript"/>
          </w:rPr>
          <w:delText>rd</w:delText>
        </w:r>
      </w:del>
      <w:ins w:id="208" w:author="Alec" w:date="2013-05-21T22:15:00Z">
        <w:r w:rsidR="00E03E80">
          <w:t>third</w:t>
        </w:r>
      </w:ins>
      <w:del w:id="209" w:author="Alec" w:date="2013-05-23T17:11:00Z">
        <w:r w:rsidR="007852DB" w:rsidDel="009A7DB8">
          <w:delText xml:space="preserve"> </w:delText>
        </w:r>
      </w:del>
      <w:ins w:id="210" w:author="Alec" w:date="2013-05-23T17:11:00Z">
        <w:r w:rsidR="009A7DB8">
          <w:t>-</w:t>
        </w:r>
      </w:ins>
      <w:r w:rsidR="007852DB">
        <w:t xml:space="preserve">party component, called </w:t>
      </w:r>
      <w:r w:rsidR="007852DB" w:rsidRPr="007852DB">
        <w:rPr>
          <w:rStyle w:val="SubtleEmphasis"/>
        </w:rPr>
        <w:t>Progress HUD</w:t>
      </w:r>
      <w:r w:rsidR="007852DB">
        <w:t>, that will do this for us</w:t>
      </w:r>
      <w:del w:id="211" w:author="Alec" w:date="2013-05-21T22:15:00Z">
        <w:r w:rsidR="007852DB" w:rsidDel="00E03E80">
          <w:delText xml:space="preserve">.  </w:delText>
        </w:r>
      </w:del>
      <w:ins w:id="212" w:author="Alec" w:date="2013-05-21T22:15:00Z">
        <w:r w:rsidR="00E03E80">
          <w:t xml:space="preserve">. </w:t>
        </w:r>
      </w:ins>
      <w:del w:id="213" w:author="Alec" w:date="2013-05-21T22:05:00Z">
        <w:r w:rsidR="007852DB" w:rsidDel="00E03E80">
          <w:delText>Lets</w:delText>
        </w:r>
      </w:del>
      <w:ins w:id="214" w:author="Alec" w:date="2013-05-21T22:05:00Z">
        <w:r w:rsidR="00E03E80">
          <w:t>Let’s</w:t>
        </w:r>
      </w:ins>
      <w:r w:rsidR="007852DB">
        <w:t xml:space="preserve"> walk</w:t>
      </w:r>
      <w:ins w:id="215" w:author="Alec" w:date="2013-05-23T17:11:00Z">
        <w:r w:rsidR="009A7DB8">
          <w:t xml:space="preserve"> </w:t>
        </w:r>
      </w:ins>
      <w:r w:rsidR="007852DB">
        <w:t xml:space="preserve">through how to add </w:t>
      </w:r>
      <w:ins w:id="216" w:author="Alec" w:date="2013-05-21T22:15:00Z">
        <w:r w:rsidR="00E03E80">
          <w:t xml:space="preserve">and then use </w:t>
        </w:r>
      </w:ins>
      <w:r w:rsidR="007852DB">
        <w:t xml:space="preserve">this component </w:t>
      </w:r>
      <w:del w:id="217" w:author="Alec" w:date="2013-05-21T22:16:00Z">
        <w:r w:rsidR="007852DB" w:rsidDel="00E03E80">
          <w:delText xml:space="preserve">to </w:delText>
        </w:r>
      </w:del>
      <w:ins w:id="218" w:author="Alec" w:date="2013-05-21T22:16:00Z">
        <w:r w:rsidR="00E03E80">
          <w:t xml:space="preserve">in </w:t>
        </w:r>
      </w:ins>
      <w:r w:rsidR="007852DB">
        <w:t>our application</w:t>
      </w:r>
      <w:del w:id="219" w:author="Alec" w:date="2013-05-21T22:16:00Z">
        <w:r w:rsidR="007852DB" w:rsidDel="00E03E80">
          <w:delText xml:space="preserve"> and use it in our application</w:delText>
        </w:r>
      </w:del>
      <w:r w:rsidR="007852DB">
        <w:t>.</w:t>
      </w:r>
    </w:p>
    <w:p w14:paraId="42D44558" w14:textId="5A68B354" w:rsidR="009A7DB8" w:rsidRDefault="00E937CE" w:rsidP="009A7DB8">
      <w:pPr>
        <w:pStyle w:val="Normal-indent"/>
        <w:numPr>
          <w:ilvl w:val="0"/>
          <w:numId w:val="11"/>
        </w:numPr>
        <w:rPr>
          <w:ins w:id="220" w:author="Alec" w:date="2013-05-23T17:13:00Z"/>
        </w:rPr>
      </w:pPr>
      <w:r>
        <w:t>Start up the Component Manager as shown in the following screen shot:</w:t>
      </w:r>
      <w:ins w:id="221" w:author="Alec" w:date="2013-05-23T17:14:00Z">
        <w:r w:rsidR="009A7DB8" w:rsidRPr="009A7DB8">
          <w:rPr>
            <w:noProof/>
            <w:lang w:eastAsia="en-US"/>
          </w:rPr>
          <w:t xml:space="preserve"> </w:t>
        </w:r>
      </w:ins>
      <w:moveToRangeStart w:id="222" w:author="Alec" w:date="2013-05-23T17:14:00Z" w:name="move357092593"/>
      <w:moveTo w:id="223" w:author="Alec" w:date="2013-05-23T17:14:00Z">
        <w:r w:rsidR="009A7DB8">
          <w:rPr>
            <w:noProof/>
            <w:lang w:eastAsia="en-US"/>
          </w:rPr>
          <w:drawing>
            <wp:inline distT="0" distB="0" distL="0" distR="0" wp14:anchorId="3C5C400C" wp14:editId="3A11DD6F">
              <wp:extent cx="2780104"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48.07 PM.png"/>
                      <pic:cNvPicPr/>
                    </pic:nvPicPr>
                    <pic:blipFill>
                      <a:blip r:embed="rId23">
                        <a:extLst>
                          <a:ext uri="{28A0092B-C50C-407E-A947-70E740481C1C}">
                            <a14:useLocalDpi xmlns:a14="http://schemas.microsoft.com/office/drawing/2010/main" val="0"/>
                          </a:ext>
                        </a:extLst>
                      </a:blip>
                      <a:stretch>
                        <a:fillRect/>
                      </a:stretch>
                    </pic:blipFill>
                    <pic:spPr>
                      <a:xfrm>
                        <a:off x="0" y="0"/>
                        <a:ext cx="2780104" cy="2583180"/>
                      </a:xfrm>
                      <a:prstGeom prst="rect">
                        <a:avLst/>
                      </a:prstGeom>
                    </pic:spPr>
                  </pic:pic>
                </a:graphicData>
              </a:graphic>
            </wp:inline>
          </w:drawing>
        </w:r>
      </w:moveTo>
      <w:moveToRangeEnd w:id="222"/>
    </w:p>
    <w:p w14:paraId="5E8B7BA5" w14:textId="045CCB90" w:rsidR="009A7DB8" w:rsidRDefault="009A7DB8" w:rsidP="009A7DB8">
      <w:pPr>
        <w:pStyle w:val="Normal-indent"/>
        <w:numPr>
          <w:ilvl w:val="0"/>
          <w:numId w:val="11"/>
        </w:numPr>
      </w:pPr>
      <w:moveToRangeStart w:id="224" w:author="Alec" w:date="2013-05-23T17:14:00Z" w:name="move357092575"/>
      <w:moveTo w:id="225" w:author="Alec" w:date="2013-05-23T17:14:00Z">
        <w:r>
          <w:lastRenderedPageBreak/>
          <w:t>Scroll down the Xamarin Components dialog until you can see the Progress HUD component</w:t>
        </w:r>
      </w:moveTo>
      <w:ins w:id="226" w:author="Alec" w:date="2013-05-23T17:17:00Z">
        <w:r>
          <w:t>,</w:t>
        </w:r>
      </w:ins>
      <w:moveTo w:id="227" w:author="Alec" w:date="2013-05-23T17:14:00Z">
        <w:r>
          <w:t xml:space="preserve"> as shown in the next screenshot:</w:t>
        </w:r>
      </w:moveTo>
      <w:ins w:id="228" w:author="Alec" w:date="2013-05-23T17:15:00Z">
        <w:r w:rsidRPr="009A7DB8">
          <w:rPr>
            <w:noProof/>
            <w:lang w:eastAsia="en-US"/>
          </w:rPr>
          <w:t xml:space="preserve"> </w:t>
        </w:r>
        <w:r>
          <w:rPr>
            <w:noProof/>
            <w:lang w:eastAsia="en-US"/>
          </w:rPr>
          <w:drawing>
            <wp:inline distT="0" distB="0" distL="0" distR="0" wp14:anchorId="02634BF1" wp14:editId="3665175F">
              <wp:extent cx="4592454" cy="31110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49.53 PM.png"/>
                      <pic:cNvPicPr/>
                    </pic:nvPicPr>
                    <pic:blipFill>
                      <a:blip r:embed="rId24">
                        <a:extLst>
                          <a:ext uri="{28A0092B-C50C-407E-A947-70E740481C1C}">
                            <a14:useLocalDpi xmlns:a14="http://schemas.microsoft.com/office/drawing/2010/main" val="0"/>
                          </a:ext>
                        </a:extLst>
                      </a:blip>
                      <a:stretch>
                        <a:fillRect/>
                      </a:stretch>
                    </pic:blipFill>
                    <pic:spPr>
                      <a:xfrm>
                        <a:off x="0" y="0"/>
                        <a:ext cx="4592454" cy="3111069"/>
                      </a:xfrm>
                      <a:prstGeom prst="rect">
                        <a:avLst/>
                      </a:prstGeom>
                    </pic:spPr>
                  </pic:pic>
                </a:graphicData>
              </a:graphic>
            </wp:inline>
          </w:drawing>
        </w:r>
      </w:ins>
    </w:p>
    <w:moveToRangeEnd w:id="224"/>
    <w:p w14:paraId="0A7F28A2" w14:textId="09D7797B" w:rsidR="009A7DB8" w:rsidRDefault="009A7DB8" w:rsidP="009A7DB8">
      <w:pPr>
        <w:pStyle w:val="Normal-indent"/>
        <w:numPr>
          <w:ilvl w:val="0"/>
          <w:numId w:val="11"/>
        </w:numPr>
        <w:rPr>
          <w:ins w:id="229" w:author="Alec" w:date="2013-05-23T17:16:00Z"/>
        </w:rPr>
      </w:pPr>
      <w:ins w:id="230" w:author="Alec" w:date="2013-05-23T17:15:00Z">
        <w:r>
          <w:t xml:space="preserve">Click on the </w:t>
        </w:r>
      </w:ins>
      <w:ins w:id="231" w:author="Alec" w:date="2013-05-23T17:18:00Z">
        <w:r w:rsidR="00B25C02" w:rsidRPr="00B25C02">
          <w:rPr>
            <w:rStyle w:val="SubtleEmphasis"/>
            <w:rPrChange w:id="232" w:author="Alec" w:date="2013-05-23T17:18:00Z">
              <w:rPr/>
            </w:rPrChange>
          </w:rPr>
          <w:t>Progress HUD</w:t>
        </w:r>
        <w:r w:rsidR="00B25C02">
          <w:t xml:space="preserve"> </w:t>
        </w:r>
      </w:ins>
      <w:ins w:id="233" w:author="Alec" w:date="2013-05-23T17:15:00Z">
        <w:r>
          <w:t>row, which will display</w:t>
        </w:r>
      </w:ins>
      <w:ins w:id="234" w:author="Alec" w:date="2013-05-23T17:18:00Z">
        <w:r w:rsidR="00B25C02">
          <w:t xml:space="preserve"> an</w:t>
        </w:r>
      </w:ins>
      <w:ins w:id="235" w:author="Alec" w:date="2013-05-23T17:15:00Z">
        <w:r>
          <w:t xml:space="preserve"> information page for the Progress HUD</w:t>
        </w:r>
      </w:ins>
      <w:ins w:id="236" w:author="Alec" w:date="2013-05-23T17:18:00Z">
        <w:r w:rsidR="00B25C02">
          <w:t>. I</w:t>
        </w:r>
      </w:ins>
      <w:ins w:id="237" w:author="Alec" w:date="2013-05-23T17:15:00Z">
        <w:r>
          <w:t>t should look something like the following screenshot:</w:t>
        </w:r>
      </w:ins>
      <w:ins w:id="238" w:author="Alec" w:date="2013-05-23T17:16:00Z">
        <w:r w:rsidRPr="009A7DB8">
          <w:rPr>
            <w:noProof/>
            <w:lang w:eastAsia="en-US"/>
          </w:rPr>
          <w:t xml:space="preserve"> </w:t>
        </w:r>
      </w:ins>
      <w:moveToRangeStart w:id="239" w:author="Alec" w:date="2013-05-23T17:16:00Z" w:name="move357092703"/>
      <w:moveTo w:id="240" w:author="Alec" w:date="2013-05-23T17:16:00Z">
        <w:r>
          <w:rPr>
            <w:noProof/>
            <w:lang w:eastAsia="en-US"/>
          </w:rPr>
          <w:drawing>
            <wp:inline distT="0" distB="0" distL="0" distR="0" wp14:anchorId="278E25F1" wp14:editId="13525E34">
              <wp:extent cx="4623352" cy="313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56.16 PM.png"/>
                      <pic:cNvPicPr/>
                    </pic:nvPicPr>
                    <pic:blipFill>
                      <a:blip r:embed="rId25">
                        <a:extLst>
                          <a:ext uri="{28A0092B-C50C-407E-A947-70E740481C1C}">
                            <a14:useLocalDpi xmlns:a14="http://schemas.microsoft.com/office/drawing/2010/main" val="0"/>
                          </a:ext>
                        </a:extLst>
                      </a:blip>
                      <a:stretch>
                        <a:fillRect/>
                      </a:stretch>
                    </pic:blipFill>
                    <pic:spPr>
                      <a:xfrm>
                        <a:off x="0" y="0"/>
                        <a:ext cx="4623352" cy="3132000"/>
                      </a:xfrm>
                      <a:prstGeom prst="rect">
                        <a:avLst/>
                      </a:prstGeom>
                    </pic:spPr>
                  </pic:pic>
                </a:graphicData>
              </a:graphic>
            </wp:inline>
          </w:drawing>
        </w:r>
      </w:moveTo>
      <w:moveToRangeEnd w:id="239"/>
    </w:p>
    <w:p w14:paraId="2D86D007" w14:textId="12F65E6F" w:rsidR="009A7DB8" w:rsidRDefault="009A7DB8" w:rsidP="009A7DB8">
      <w:pPr>
        <w:pStyle w:val="Normal-indent"/>
        <w:numPr>
          <w:ilvl w:val="0"/>
          <w:numId w:val="11"/>
        </w:numPr>
      </w:pPr>
      <w:ins w:id="241" w:author="Alec" w:date="2013-05-23T17:16:00Z">
        <w:r>
          <w:t xml:space="preserve">Click </w:t>
        </w:r>
        <w:r w:rsidRPr="00E937CE">
          <w:rPr>
            <w:rStyle w:val="UIItem"/>
          </w:rPr>
          <w:t>Add to Project</w:t>
        </w:r>
        <w:r>
          <w:t>. At this point, the component has been added to your project.</w:t>
        </w:r>
      </w:ins>
    </w:p>
    <w:p w14:paraId="6F31B8DA" w14:textId="31AA2F92" w:rsidR="00E937CE" w:rsidDel="009A7DB8" w:rsidRDefault="00055CF8" w:rsidP="00E937CE">
      <w:pPr>
        <w:pStyle w:val="Normal-indent"/>
        <w:rPr>
          <w:del w:id="242" w:author="Alec" w:date="2013-05-23T17:14:00Z"/>
        </w:rPr>
      </w:pPr>
      <w:moveFromRangeStart w:id="243" w:author="Alec" w:date="2013-05-23T17:14:00Z" w:name="move357092593"/>
      <w:moveFrom w:id="244" w:author="Alec" w:date="2013-05-23T17:14:00Z">
        <w:del w:id="245" w:author="Alec" w:date="2013-05-23T17:14:00Z">
          <w:r w:rsidDel="009A7DB8">
            <w:rPr>
              <w:noProof/>
            </w:rPr>
            <w:lastRenderedPageBreak/>
            <w:drawing>
              <wp:inline distT="0" distB="0" distL="0" distR="0" wp14:anchorId="6FF6D8C7" wp14:editId="7E6D5DF1">
                <wp:extent cx="2780104"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48.07 PM.png"/>
                        <pic:cNvPicPr/>
                      </pic:nvPicPr>
                      <pic:blipFill>
                        <a:blip r:embed="rId23">
                          <a:extLst>
                            <a:ext uri="{28A0092B-C50C-407E-A947-70E740481C1C}">
                              <a14:useLocalDpi xmlns:a14="http://schemas.microsoft.com/office/drawing/2010/main" val="0"/>
                            </a:ext>
                          </a:extLst>
                        </a:blip>
                        <a:stretch>
                          <a:fillRect/>
                        </a:stretch>
                      </pic:blipFill>
                      <pic:spPr>
                        <a:xfrm>
                          <a:off x="0" y="0"/>
                          <a:ext cx="2780104" cy="2583180"/>
                        </a:xfrm>
                        <a:prstGeom prst="rect">
                          <a:avLst/>
                        </a:prstGeom>
                      </pic:spPr>
                    </pic:pic>
                  </a:graphicData>
                </a:graphic>
              </wp:inline>
            </w:drawing>
          </w:r>
        </w:del>
      </w:moveFrom>
      <w:moveFromRangeEnd w:id="243"/>
    </w:p>
    <w:p w14:paraId="0B786315" w14:textId="2575088D" w:rsidR="00E937CE" w:rsidDel="009A7DB8" w:rsidRDefault="00E937CE" w:rsidP="00E937CE">
      <w:pPr>
        <w:pStyle w:val="Normal-indent"/>
        <w:rPr>
          <w:del w:id="246" w:author="Alec" w:date="2013-05-23T17:14:00Z"/>
        </w:rPr>
      </w:pPr>
      <w:moveFromRangeStart w:id="247" w:author="Alec" w:date="2013-05-23T17:14:00Z" w:name="move357092575"/>
      <w:moveFrom w:id="248" w:author="Alec" w:date="2013-05-23T17:14:00Z">
        <w:del w:id="249" w:author="Alec" w:date="2013-05-23T17:14:00Z">
          <w:r w:rsidDel="009A7DB8">
            <w:delText>Scroll down the Xamarin Components dialog until you can see the Progress HUD component as shown in the next screenshot:</w:delText>
          </w:r>
        </w:del>
      </w:moveFrom>
      <w:moveFromRangeEnd w:id="247"/>
    </w:p>
    <w:p w14:paraId="6E447406" w14:textId="1AACEF00" w:rsidR="00055CF8" w:rsidDel="009A7DB8" w:rsidRDefault="00055CF8" w:rsidP="00A7076A">
      <w:pPr>
        <w:pStyle w:val="Normal-indent"/>
        <w:rPr>
          <w:del w:id="250" w:author="Alec" w:date="2013-05-23T17:15:00Z"/>
        </w:rPr>
      </w:pPr>
      <w:del w:id="251" w:author="Alec" w:date="2013-05-23T17:15:00Z">
        <w:r w:rsidDel="009A7DB8">
          <w:rPr>
            <w:noProof/>
          </w:rPr>
          <w:drawing>
            <wp:inline distT="0" distB="0" distL="0" distR="0" wp14:anchorId="53F7B028" wp14:editId="77598247">
              <wp:extent cx="4592454" cy="311106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49.53 PM.png"/>
                      <pic:cNvPicPr/>
                    </pic:nvPicPr>
                    <pic:blipFill>
                      <a:blip r:embed="rId24">
                        <a:extLst>
                          <a:ext uri="{28A0092B-C50C-407E-A947-70E740481C1C}">
                            <a14:useLocalDpi xmlns:a14="http://schemas.microsoft.com/office/drawing/2010/main" val="0"/>
                          </a:ext>
                        </a:extLst>
                      </a:blip>
                      <a:stretch>
                        <a:fillRect/>
                      </a:stretch>
                    </pic:blipFill>
                    <pic:spPr>
                      <a:xfrm>
                        <a:off x="0" y="0"/>
                        <a:ext cx="4592454" cy="3111069"/>
                      </a:xfrm>
                      <a:prstGeom prst="rect">
                        <a:avLst/>
                      </a:prstGeom>
                    </pic:spPr>
                  </pic:pic>
                </a:graphicData>
              </a:graphic>
            </wp:inline>
          </w:drawing>
        </w:r>
      </w:del>
    </w:p>
    <w:p w14:paraId="58ABB40E" w14:textId="1FB98FE9" w:rsidR="004137AB" w:rsidDel="009A7DB8" w:rsidRDefault="007852DB" w:rsidP="00B108C5">
      <w:pPr>
        <w:pStyle w:val="Normal-indent"/>
        <w:rPr>
          <w:del w:id="252" w:author="Alec" w:date="2013-05-23T17:16:00Z"/>
        </w:rPr>
      </w:pPr>
      <w:del w:id="253" w:author="Alec" w:date="2013-05-23T17:15:00Z">
        <w:r w:rsidDel="009A7DB8">
          <w:delText>Click on the row, which will</w:delText>
        </w:r>
        <w:r w:rsidR="00E937CE" w:rsidDel="009A7DB8">
          <w:delText xml:space="preserve"> display inform</w:delText>
        </w:r>
        <w:r w:rsidR="00B02064" w:rsidDel="009A7DB8">
          <w:delText>ation page for the Progress HUD and it should look something like the following screenshot:</w:delText>
        </w:r>
      </w:del>
    </w:p>
    <w:p w14:paraId="21CD0F3B" w14:textId="3D31E636" w:rsidR="004137AB" w:rsidDel="009A7DB8" w:rsidRDefault="004137AB" w:rsidP="00B108C5">
      <w:pPr>
        <w:pStyle w:val="Normal-indent"/>
        <w:rPr>
          <w:del w:id="254" w:author="Alec" w:date="2013-05-23T17:16:00Z"/>
        </w:rPr>
      </w:pPr>
      <w:moveFromRangeStart w:id="255" w:author="Alec" w:date="2013-05-23T17:16:00Z" w:name="move357092703"/>
      <w:moveFrom w:id="256" w:author="Alec" w:date="2013-05-23T17:16:00Z">
        <w:del w:id="257" w:author="Alec" w:date="2013-05-23T17:16:00Z">
          <w:r w:rsidDel="009A7DB8">
            <w:rPr>
              <w:noProof/>
            </w:rPr>
            <w:drawing>
              <wp:inline distT="0" distB="0" distL="0" distR="0" wp14:anchorId="22D1771A" wp14:editId="01C41BB9">
                <wp:extent cx="4623352" cy="313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07 at 2.56.16 PM.png"/>
                        <pic:cNvPicPr/>
                      </pic:nvPicPr>
                      <pic:blipFill>
                        <a:blip r:embed="rId25">
                          <a:extLst>
                            <a:ext uri="{28A0092B-C50C-407E-A947-70E740481C1C}">
                              <a14:useLocalDpi xmlns:a14="http://schemas.microsoft.com/office/drawing/2010/main" val="0"/>
                            </a:ext>
                          </a:extLst>
                        </a:blip>
                        <a:stretch>
                          <a:fillRect/>
                        </a:stretch>
                      </pic:blipFill>
                      <pic:spPr>
                        <a:xfrm>
                          <a:off x="0" y="0"/>
                          <a:ext cx="4623352" cy="3132000"/>
                        </a:xfrm>
                        <a:prstGeom prst="rect">
                          <a:avLst/>
                        </a:prstGeom>
                      </pic:spPr>
                    </pic:pic>
                  </a:graphicData>
                </a:graphic>
              </wp:inline>
            </w:drawing>
          </w:r>
        </w:del>
      </w:moveFrom>
      <w:moveFromRangeEnd w:id="255"/>
    </w:p>
    <w:p w14:paraId="4D4B1F99" w14:textId="27EEB931" w:rsidR="00B108C5" w:rsidDel="009A7DB8" w:rsidRDefault="00E937CE" w:rsidP="00B108C5">
      <w:pPr>
        <w:pStyle w:val="Normal-indent"/>
        <w:rPr>
          <w:del w:id="258" w:author="Alec" w:date="2013-05-23T17:16:00Z"/>
        </w:rPr>
      </w:pPr>
      <w:del w:id="259" w:author="Alec" w:date="2013-05-23T17:16:00Z">
        <w:r w:rsidDel="009A7DB8">
          <w:delText xml:space="preserve">Click on the </w:delText>
        </w:r>
        <w:r w:rsidRPr="00E937CE" w:rsidDel="009A7DB8">
          <w:rPr>
            <w:rStyle w:val="UIItem"/>
          </w:rPr>
          <w:delText>Add to Project</w:delText>
        </w:r>
        <w:r w:rsidDel="009A7DB8">
          <w:delText xml:space="preserve"> button. At this </w:delText>
        </w:r>
      </w:del>
      <w:del w:id="260" w:author="Alec" w:date="2013-05-21T22:16:00Z">
        <w:r w:rsidDel="00E03E80">
          <w:delText>point</w:delText>
        </w:r>
      </w:del>
      <w:del w:id="261" w:author="Alec" w:date="2013-05-23T17:16:00Z">
        <w:r w:rsidDel="009A7DB8">
          <w:delText xml:space="preserve"> the component h</w:delText>
        </w:r>
        <w:r w:rsidR="00B108C5" w:rsidDel="009A7DB8">
          <w:delText>as been added to your project</w:delText>
        </w:r>
        <w:r w:rsidR="007652A1" w:rsidDel="009A7DB8">
          <w:delText>.</w:delText>
        </w:r>
      </w:del>
    </w:p>
    <w:p w14:paraId="52E5AFB2" w14:textId="7C0911EF" w:rsidR="00B108C5" w:rsidRDefault="00B108C5" w:rsidP="007852DB">
      <w:pPr>
        <w:pStyle w:val="Normal-indent"/>
        <w:numPr>
          <w:ilvl w:val="0"/>
          <w:numId w:val="11"/>
        </w:numPr>
      </w:pPr>
      <w:r>
        <w:t>Now</w:t>
      </w:r>
      <w:ins w:id="262" w:author="Alec" w:date="2013-05-23T17:16:00Z">
        <w:r w:rsidR="009A7DB8">
          <w:t>,</w:t>
        </w:r>
      </w:ins>
      <w:r>
        <w:t xml:space="preserve"> </w:t>
      </w:r>
      <w:del w:id="263" w:author="Alec" w:date="2013-05-21T22:05:00Z">
        <w:r w:rsidDel="00E03E80">
          <w:delText>lets</w:delText>
        </w:r>
      </w:del>
      <w:ins w:id="264" w:author="Alec" w:date="2013-05-21T22:05:00Z">
        <w:r w:rsidR="00E03E80">
          <w:t>let’s</w:t>
        </w:r>
      </w:ins>
      <w:r>
        <w:t xml:space="preserve"> edit </w:t>
      </w:r>
      <w:r w:rsidRPr="00B108C5">
        <w:rPr>
          <w:rStyle w:val="CodeInline"/>
        </w:rPr>
        <w:t>MyTabBarController</w:t>
      </w:r>
      <w:r>
        <w:t xml:space="preserve"> so that it will display a progress dialog while the web service is being called</w:t>
      </w:r>
      <w:del w:id="265" w:author="Alec" w:date="2013-05-21T22:16:00Z">
        <w:r w:rsidDel="00E03E80">
          <w:delText xml:space="preserve">.  </w:delText>
        </w:r>
      </w:del>
      <w:ins w:id="266" w:author="Alec" w:date="2013-05-21T22:16:00Z">
        <w:r w:rsidR="00E03E80">
          <w:t xml:space="preserve">. </w:t>
        </w:r>
      </w:ins>
      <w:r>
        <w:t xml:space="preserve">Add the following instance variable </w:t>
      </w:r>
      <w:r w:rsidR="00531330">
        <w:t xml:space="preserve">to the class </w:t>
      </w:r>
      <w:r w:rsidR="00531330" w:rsidRPr="00531330">
        <w:rPr>
          <w:rStyle w:val="CodeInline"/>
        </w:rPr>
        <w:t>MyTabBarController</w:t>
      </w:r>
      <w:r w:rsidR="00531330">
        <w:t>:</w:t>
      </w:r>
    </w:p>
    <w:p w14:paraId="14CC7F8B" w14:textId="17C5E6DC" w:rsidR="00531330" w:rsidRDefault="001302B1" w:rsidP="00531330">
      <w:pPr>
        <w:pStyle w:val="Code"/>
      </w:pPr>
      <w:r>
        <w:t xml:space="preserve">private  MTMBProgressHUD </w:t>
      </w:r>
      <w:r w:rsidR="00531330" w:rsidRPr="00531330">
        <w:t>hud;</w:t>
      </w:r>
    </w:p>
    <w:p w14:paraId="561B008E" w14:textId="67DBE4DE" w:rsidR="00531330" w:rsidRDefault="00531330" w:rsidP="007852DB">
      <w:pPr>
        <w:pStyle w:val="Normal-indent"/>
        <w:numPr>
          <w:ilvl w:val="0"/>
          <w:numId w:val="11"/>
        </w:numPr>
      </w:pPr>
      <w:r>
        <w:t>Now</w:t>
      </w:r>
      <w:ins w:id="267" w:author="Alec" w:date="2013-05-23T17:16:00Z">
        <w:r w:rsidR="009A7DB8">
          <w:t>,</w:t>
        </w:r>
      </w:ins>
      <w:r>
        <w:t xml:space="preserve"> update the </w:t>
      </w:r>
      <w:r w:rsidRPr="00B02064">
        <w:rPr>
          <w:rStyle w:val="CodeInline"/>
        </w:rPr>
        <w:t>ViewDidLoad</w:t>
      </w:r>
      <w:r>
        <w:t xml:space="preserve"> method to resemble the following code snippet:</w:t>
      </w:r>
    </w:p>
    <w:p w14:paraId="2CACDA3B" w14:textId="77777777" w:rsidR="00531330" w:rsidRDefault="00531330" w:rsidP="00531330">
      <w:pPr>
        <w:pStyle w:val="Code"/>
      </w:pPr>
      <w:r>
        <w:t>public override void ViewDidLoad ()</w:t>
      </w:r>
    </w:p>
    <w:p w14:paraId="7E3CE66B" w14:textId="77777777" w:rsidR="00531330" w:rsidRDefault="00531330" w:rsidP="00531330">
      <w:pPr>
        <w:pStyle w:val="Code"/>
      </w:pPr>
      <w:r>
        <w:t>{</w:t>
      </w:r>
    </w:p>
    <w:p w14:paraId="01608E50" w14:textId="276FE86F" w:rsidR="00531330" w:rsidRDefault="00F80867" w:rsidP="00531330">
      <w:pPr>
        <w:pStyle w:val="Code"/>
      </w:pPr>
      <w:r>
        <w:t xml:space="preserve">    </w:t>
      </w:r>
      <w:r w:rsidR="00531330">
        <w:t>base.ViewDidLoad ();</w:t>
      </w:r>
    </w:p>
    <w:p w14:paraId="1A171B25" w14:textId="4D6B70C4" w:rsidR="001302B1" w:rsidRDefault="001302B1" w:rsidP="001302B1">
      <w:pPr>
        <w:pStyle w:val="Code"/>
      </w:pPr>
      <w:r>
        <w:t xml:space="preserve">    hud = new MTMBProgressHUD(View) </w:t>
      </w:r>
    </w:p>
    <w:p w14:paraId="0379132B" w14:textId="2DD1E359" w:rsidR="001302B1" w:rsidRDefault="001302B1" w:rsidP="001302B1">
      <w:pPr>
        <w:pStyle w:val="Code"/>
      </w:pPr>
      <w:r>
        <w:t xml:space="preserve">    {</w:t>
      </w:r>
    </w:p>
    <w:p w14:paraId="56E0F8FD" w14:textId="77777777" w:rsidR="001302B1" w:rsidRDefault="001302B1" w:rsidP="001302B1">
      <w:pPr>
        <w:pStyle w:val="Code"/>
      </w:pPr>
      <w:r>
        <w:tab/>
        <w:t>LabelText = "Updating",</w:t>
      </w:r>
    </w:p>
    <w:p w14:paraId="0FBCEDBC" w14:textId="77777777" w:rsidR="001302B1" w:rsidRDefault="001302B1" w:rsidP="001302B1">
      <w:pPr>
        <w:pStyle w:val="Code"/>
      </w:pPr>
      <w:r>
        <w:tab/>
        <w:t>DetailsLabelText = "Downloading info",</w:t>
      </w:r>
    </w:p>
    <w:p w14:paraId="5DF90762" w14:textId="77777777" w:rsidR="001302B1" w:rsidRDefault="001302B1" w:rsidP="001302B1">
      <w:pPr>
        <w:pStyle w:val="Code"/>
      </w:pPr>
      <w:r>
        <w:tab/>
        <w:t>RemoveFromSuperViewOnHide = true,</w:t>
      </w:r>
    </w:p>
    <w:p w14:paraId="359D1C62" w14:textId="77777777" w:rsidR="001302B1" w:rsidRDefault="001302B1" w:rsidP="001302B1">
      <w:pPr>
        <w:pStyle w:val="Code"/>
      </w:pPr>
      <w:r>
        <w:tab/>
        <w:t>DimBackground = true</w:t>
      </w:r>
    </w:p>
    <w:p w14:paraId="6756B703" w14:textId="680BA67F" w:rsidR="001302B1" w:rsidRDefault="001302B1" w:rsidP="001302B1">
      <w:pPr>
        <w:pStyle w:val="Code"/>
      </w:pPr>
      <w:r>
        <w:t xml:space="preserve">    };</w:t>
      </w:r>
    </w:p>
    <w:p w14:paraId="04B7DF03" w14:textId="21FF35D3" w:rsidR="001302B1" w:rsidRDefault="001302B1" w:rsidP="001302B1">
      <w:pPr>
        <w:pStyle w:val="Code"/>
      </w:pPr>
      <w:r>
        <w:t xml:space="preserve">    View.AddSubview(hud);</w:t>
      </w:r>
    </w:p>
    <w:p w14:paraId="1CF31F4E" w14:textId="56C09167" w:rsidR="001302B1" w:rsidRDefault="001302B1" w:rsidP="001302B1">
      <w:pPr>
        <w:pStyle w:val="Code"/>
      </w:pPr>
      <w:r>
        <w:t xml:space="preserve">    hud.Show(true);</w:t>
      </w:r>
    </w:p>
    <w:p w14:paraId="3604A311" w14:textId="77777777" w:rsidR="001302B1" w:rsidRDefault="001302B1" w:rsidP="001302B1">
      <w:pPr>
        <w:pStyle w:val="Code"/>
      </w:pPr>
    </w:p>
    <w:p w14:paraId="6AF091B3" w14:textId="62EB5A27" w:rsidR="001302B1" w:rsidRDefault="001302B1" w:rsidP="001302B1">
      <w:pPr>
        <w:pStyle w:val="Code"/>
      </w:pPr>
      <w:r>
        <w:t xml:space="preserve">    Task.Factory.StartNew(() =&gt; {</w:t>
      </w:r>
    </w:p>
    <w:p w14:paraId="2A1267A8" w14:textId="77777777" w:rsidR="001302B1" w:rsidRDefault="001302B1" w:rsidP="001302B1">
      <w:pPr>
        <w:pStyle w:val="Code"/>
      </w:pPr>
      <w:r>
        <w:tab/>
        <w:t>Downloader.DownloadSessionXml() ;</w:t>
      </w:r>
    </w:p>
    <w:p w14:paraId="1F1F539A" w14:textId="77777777" w:rsidR="001302B1" w:rsidRDefault="001302B1" w:rsidP="001302B1">
      <w:pPr>
        <w:pStyle w:val="Code"/>
      </w:pPr>
      <w:r>
        <w:tab/>
        <w:t>Downloader.DownloadSpeakerJson();</w:t>
      </w:r>
    </w:p>
    <w:p w14:paraId="0FD6FDEF" w14:textId="79EE63B4" w:rsidR="001302B1" w:rsidRDefault="001302B1" w:rsidP="001302B1">
      <w:pPr>
        <w:pStyle w:val="Code"/>
      </w:pPr>
      <w:r>
        <w:t xml:space="preserve">    }).ContinueWith(task1 =&gt; {</w:t>
      </w:r>
    </w:p>
    <w:p w14:paraId="1D1F1B0A" w14:textId="77777777" w:rsidR="001302B1" w:rsidRDefault="001302B1" w:rsidP="001302B1">
      <w:pPr>
        <w:pStyle w:val="Code"/>
      </w:pPr>
      <w:r>
        <w:tab/>
        <w:t>hud.Hide(true);</w:t>
      </w:r>
    </w:p>
    <w:p w14:paraId="4D5D1DAF" w14:textId="77777777" w:rsidR="001302B1" w:rsidRDefault="001302B1" w:rsidP="001302B1">
      <w:pPr>
        <w:pStyle w:val="Code"/>
      </w:pPr>
      <w:r>
        <w:tab/>
        <w:t>hud = null;</w:t>
      </w:r>
    </w:p>
    <w:p w14:paraId="08488E41" w14:textId="4973F2EA" w:rsidR="001302B1" w:rsidRDefault="001302B1" w:rsidP="001302B1">
      <w:pPr>
        <w:pStyle w:val="Code"/>
      </w:pPr>
      <w:r>
        <w:t xml:space="preserve">    }, </w:t>
      </w:r>
    </w:p>
    <w:p w14:paraId="7A4935AC" w14:textId="003AE509" w:rsidR="00531330" w:rsidRDefault="001302B1" w:rsidP="001302B1">
      <w:pPr>
        <w:pStyle w:val="Code"/>
      </w:pPr>
      <w:r>
        <w:t xml:space="preserve">    TaskScheduler.FromCurrentSynchronizationContext ());</w:t>
      </w:r>
    </w:p>
    <w:p w14:paraId="659D0E94" w14:textId="7016B848" w:rsidR="00531330" w:rsidRDefault="00F80867" w:rsidP="00531330">
      <w:pPr>
        <w:pStyle w:val="Code"/>
      </w:pPr>
      <w:r>
        <w:t xml:space="preserve">    </w:t>
      </w:r>
      <w:r w:rsidR="00531330">
        <w:t>// rest of the code omitted for berivity...</w:t>
      </w:r>
    </w:p>
    <w:p w14:paraId="5B264C0F" w14:textId="554530C9" w:rsidR="00531330" w:rsidRDefault="00531330" w:rsidP="00531330">
      <w:pPr>
        <w:pStyle w:val="Code"/>
      </w:pPr>
      <w:r>
        <w:t>}</w:t>
      </w:r>
    </w:p>
    <w:p w14:paraId="5CEC818D" w14:textId="77B9F86D" w:rsidR="00531330" w:rsidRDefault="00953971" w:rsidP="00953971">
      <w:pPr>
        <w:pStyle w:val="Normal-indent"/>
      </w:pPr>
      <w:r>
        <w:t xml:space="preserve">This code will display a </w:t>
      </w:r>
      <w:r w:rsidR="001302B1">
        <w:t>progress indicator</w:t>
      </w:r>
      <w:r>
        <w:t xml:space="preserve"> in the user interface</w:t>
      </w:r>
      <w:del w:id="268" w:author="Alec" w:date="2013-05-23T17:19:00Z">
        <w:r w:rsidDel="00B25C02">
          <w:delText>,</w:delText>
        </w:r>
      </w:del>
      <w:r>
        <w:t xml:space="preserve"> and the run </w:t>
      </w:r>
      <w:r w:rsidR="001302B1">
        <w:rPr>
          <w:rStyle w:val="CodeInline"/>
        </w:rPr>
        <w:t>Download</w:t>
      </w:r>
      <w:r>
        <w:t xml:space="preserve"> </w:t>
      </w:r>
      <w:r w:rsidR="001302B1">
        <w:t xml:space="preserve">methods </w:t>
      </w:r>
      <w:r>
        <w:t xml:space="preserve">in a background thread. </w:t>
      </w:r>
      <w:r w:rsidR="001302B1">
        <w:t>Once the download</w:t>
      </w:r>
      <w:r w:rsidR="00DE4FC1">
        <w:t xml:space="preserve"> and parsing has </w:t>
      </w:r>
      <w:r>
        <w:t>finished executing</w:t>
      </w:r>
      <w:ins w:id="269" w:author="Alec" w:date="2013-05-23T17:19:00Z">
        <w:r w:rsidR="00B25C02">
          <w:t>,</w:t>
        </w:r>
      </w:ins>
      <w:r>
        <w:t xml:space="preserve"> the continuation task will be execute</w:t>
      </w:r>
      <w:r w:rsidR="001302B1">
        <w:t>d</w:t>
      </w:r>
      <w:r>
        <w:t xml:space="preserve"> on the UI thread and</w:t>
      </w:r>
      <w:ins w:id="270" w:author="Alec" w:date="2013-05-23T17:19:00Z">
        <w:r w:rsidR="00B25C02">
          <w:t xml:space="preserve"> will then</w:t>
        </w:r>
      </w:ins>
      <w:r>
        <w:t xml:space="preserve"> dismiss the </w:t>
      </w:r>
      <w:r w:rsidR="00F43877">
        <w:t>component</w:t>
      </w:r>
      <w:r>
        <w:t>.</w:t>
      </w:r>
    </w:p>
    <w:p w14:paraId="73A93DF1" w14:textId="1E70D68E" w:rsidR="00237C5C" w:rsidRDefault="00237C5C" w:rsidP="007852DB">
      <w:pPr>
        <w:pStyle w:val="Normal-indent"/>
        <w:numPr>
          <w:ilvl w:val="0"/>
          <w:numId w:val="11"/>
        </w:numPr>
      </w:pPr>
      <w:r>
        <w:t xml:space="preserve">If we ran the application now, the </w:t>
      </w:r>
      <w:r w:rsidRPr="00B25C02">
        <w:rPr>
          <w:rStyle w:val="UIItem"/>
          <w:rPrChange w:id="271" w:author="Alec" w:date="2013-05-23T17:20:00Z">
            <w:rPr/>
          </w:rPrChange>
        </w:rPr>
        <w:t>Sessions</w:t>
      </w:r>
      <w:r>
        <w:t xml:space="preserve"> tab would still be empty because it is already being displayed and it has no way to know that new data has been downloaded. To fix this, update the </w:t>
      </w:r>
      <w:r w:rsidRPr="00544DAF">
        <w:rPr>
          <w:rStyle w:val="CodeInline"/>
        </w:rPr>
        <w:t xml:space="preserve">SessionsViewController </w:t>
      </w:r>
      <w:r w:rsidR="00DE4FC1" w:rsidRPr="00544DAF">
        <w:rPr>
          <w:rStyle w:val="CodeInline"/>
        </w:rPr>
        <w:t>ViewDidLoad</w:t>
      </w:r>
      <w:r w:rsidR="00DE4FC1">
        <w:t xml:space="preserve"> </w:t>
      </w:r>
      <w:r w:rsidR="00544DAF">
        <w:t xml:space="preserve">method and add a </w:t>
      </w:r>
      <w:r w:rsidR="00544DAF" w:rsidRPr="00B25C02">
        <w:rPr>
          <w:rStyle w:val="CodeInline"/>
          <w:rPrChange w:id="272" w:author="Alec" w:date="2013-05-23T17:20:00Z">
            <w:rPr/>
          </w:rPrChange>
        </w:rPr>
        <w:t>Refresh</w:t>
      </w:r>
      <w:r w:rsidR="00544DAF">
        <w:t xml:space="preserve"> method, as shown here:</w:t>
      </w:r>
    </w:p>
    <w:p w14:paraId="55062FA3" w14:textId="77777777" w:rsidR="00237C5C" w:rsidRDefault="00237C5C" w:rsidP="00237C5C">
      <w:pPr>
        <w:pStyle w:val="Code"/>
      </w:pPr>
      <w:r>
        <w:t>public override void ViewDidLoad ()</w:t>
      </w:r>
    </w:p>
    <w:p w14:paraId="695E6118" w14:textId="77777777" w:rsidR="00237C5C" w:rsidRDefault="00237C5C" w:rsidP="00237C5C">
      <w:pPr>
        <w:pStyle w:val="Code"/>
      </w:pPr>
      <w:r>
        <w:t>{</w:t>
      </w:r>
    </w:p>
    <w:p w14:paraId="2DB27997" w14:textId="0F61BB39" w:rsidR="00237C5C" w:rsidRDefault="00237C5C" w:rsidP="00237C5C">
      <w:pPr>
        <w:pStyle w:val="Code"/>
      </w:pPr>
      <w:r>
        <w:t xml:space="preserve">    base.ViewDidLoad ();</w:t>
      </w:r>
    </w:p>
    <w:p w14:paraId="32EF60EF" w14:textId="586B5A03" w:rsidR="00237C5C" w:rsidRDefault="00237C5C" w:rsidP="00237C5C">
      <w:pPr>
        <w:pStyle w:val="Code"/>
      </w:pPr>
      <w:r>
        <w:t xml:space="preserve">    TableView = new UITableView (Rectangle.Empty, UITableViewStyle.Grouped);</w:t>
      </w:r>
    </w:p>
    <w:p w14:paraId="0CE82D2D" w14:textId="3F197ED4" w:rsidR="00237C5C" w:rsidRDefault="00237C5C" w:rsidP="00237C5C">
      <w:pPr>
        <w:pStyle w:val="Code"/>
      </w:pPr>
      <w:r>
        <w:lastRenderedPageBreak/>
        <w:t xml:space="preserve">    Refresh ();</w:t>
      </w:r>
    </w:p>
    <w:p w14:paraId="71396153" w14:textId="502357E4" w:rsidR="00237C5C" w:rsidRDefault="00237C5C" w:rsidP="00237C5C">
      <w:pPr>
        <w:pStyle w:val="Code"/>
      </w:pPr>
      <w:r>
        <w:t>}</w:t>
      </w:r>
    </w:p>
    <w:p w14:paraId="4157983A" w14:textId="77777777" w:rsidR="00237C5C" w:rsidRDefault="00237C5C" w:rsidP="00237C5C">
      <w:pPr>
        <w:pStyle w:val="Code"/>
      </w:pPr>
      <w:r>
        <w:t>public void Refresh () {</w:t>
      </w:r>
    </w:p>
    <w:p w14:paraId="5877B246" w14:textId="63E3DCBD" w:rsidR="00237C5C" w:rsidRDefault="00237C5C" w:rsidP="00237C5C">
      <w:pPr>
        <w:pStyle w:val="Code"/>
      </w:pPr>
      <w:r>
        <w:t xml:space="preserve">    TableView.Source = new SessionsTableSource ();</w:t>
      </w:r>
    </w:p>
    <w:p w14:paraId="02FF1308" w14:textId="60FC37A7" w:rsidR="00237C5C" w:rsidRDefault="00237C5C" w:rsidP="00237C5C">
      <w:pPr>
        <w:pStyle w:val="Code"/>
      </w:pPr>
      <w:r>
        <w:t xml:space="preserve">    TableView.ReloadData ();</w:t>
      </w:r>
    </w:p>
    <w:p w14:paraId="56A78523" w14:textId="229E1452" w:rsidR="00237C5C" w:rsidRDefault="00237C5C" w:rsidP="00DE4FC1">
      <w:pPr>
        <w:pStyle w:val="Code"/>
      </w:pPr>
      <w:r>
        <w:t>}</w:t>
      </w:r>
    </w:p>
    <w:p w14:paraId="337ECD7D" w14:textId="3252138D" w:rsidR="00DE4FC1" w:rsidRDefault="00DE4FC1" w:rsidP="007852DB">
      <w:pPr>
        <w:pStyle w:val="Normal-indent"/>
        <w:numPr>
          <w:ilvl w:val="0"/>
          <w:numId w:val="11"/>
        </w:numPr>
      </w:pPr>
      <w:r>
        <w:t xml:space="preserve">In </w:t>
      </w:r>
      <w:r w:rsidRPr="00B25C02">
        <w:rPr>
          <w:rStyle w:val="CodeInline"/>
          <w:rPrChange w:id="273" w:author="Alec" w:date="2013-05-23T17:21:00Z">
            <w:rPr/>
          </w:rPrChange>
        </w:rPr>
        <w:t>MyTabBarController</w:t>
      </w:r>
      <w:r>
        <w:t xml:space="preserve">, </w:t>
      </w:r>
      <w:r w:rsidR="00427C69">
        <w:t xml:space="preserve">add a call to the </w:t>
      </w:r>
      <w:r w:rsidR="00427C69" w:rsidRPr="00B25C02">
        <w:rPr>
          <w:rStyle w:val="CodeInline"/>
          <w:rPrChange w:id="274" w:author="Alec" w:date="2013-05-23T17:21:00Z">
            <w:rPr/>
          </w:rPrChange>
        </w:rPr>
        <w:t>Refresh</w:t>
      </w:r>
      <w:r w:rsidR="00427C69">
        <w:t xml:space="preserve"> method</w:t>
      </w:r>
      <w:ins w:id="275" w:author="Alec" w:date="2013-05-23T17:21:00Z">
        <w:r w:rsidR="00B25C02">
          <w:t>, after</w:t>
        </w:r>
      </w:ins>
      <w:del w:id="276" w:author="Alec" w:date="2013-05-23T17:21:00Z">
        <w:r w:rsidR="00427C69" w:rsidDel="00B25C02">
          <w:delText xml:space="preserve"> once</w:delText>
        </w:r>
      </w:del>
      <w:r w:rsidR="00427C69">
        <w:t xml:space="preserve"> the downloads are complete. </w:t>
      </w:r>
    </w:p>
    <w:p w14:paraId="02587E7B" w14:textId="77777777" w:rsidR="00DE4FC1" w:rsidRDefault="00DE4FC1" w:rsidP="00DE4FC1">
      <w:pPr>
        <w:pStyle w:val="Code"/>
        <w:ind w:left="864"/>
      </w:pPr>
      <w:r>
        <w:t xml:space="preserve">    Task.Factory.StartNew(() =&gt; {</w:t>
      </w:r>
    </w:p>
    <w:p w14:paraId="17F8EBD5" w14:textId="77777777" w:rsidR="00DE4FC1" w:rsidRDefault="00DE4FC1" w:rsidP="00DE4FC1">
      <w:pPr>
        <w:pStyle w:val="Code"/>
        <w:ind w:left="864"/>
      </w:pPr>
      <w:r>
        <w:tab/>
        <w:t>Downloader.DownloadSessionXml() ;</w:t>
      </w:r>
    </w:p>
    <w:p w14:paraId="437C183B" w14:textId="77777777" w:rsidR="00DE4FC1" w:rsidRDefault="00DE4FC1" w:rsidP="00DE4FC1">
      <w:pPr>
        <w:pStyle w:val="Code"/>
        <w:ind w:left="864"/>
      </w:pPr>
      <w:r>
        <w:tab/>
        <w:t>Downloader.DownloadSpeakerJson();</w:t>
      </w:r>
    </w:p>
    <w:p w14:paraId="0ABA75B7" w14:textId="77777777" w:rsidR="00DE4FC1" w:rsidRDefault="00DE4FC1" w:rsidP="00DE4FC1">
      <w:pPr>
        <w:pStyle w:val="Code"/>
        <w:ind w:left="864"/>
      </w:pPr>
      <w:r>
        <w:t xml:space="preserve">    }).ContinueWith(task1 =&gt; {</w:t>
      </w:r>
    </w:p>
    <w:p w14:paraId="2E429EA3" w14:textId="58F72C89" w:rsidR="00DE4FC1" w:rsidRPr="00DE4FC1" w:rsidRDefault="00DE4FC1" w:rsidP="00DE4FC1">
      <w:pPr>
        <w:pStyle w:val="Code"/>
        <w:ind w:left="864"/>
        <w:rPr>
          <w:b/>
        </w:rPr>
      </w:pPr>
      <w:r>
        <w:tab/>
      </w:r>
      <w:r w:rsidRPr="00DE4FC1">
        <w:rPr>
          <w:b/>
        </w:rPr>
        <w:t>vc1.Refresh();</w:t>
      </w:r>
    </w:p>
    <w:p w14:paraId="4CCC8CAF" w14:textId="77777777" w:rsidR="00DE4FC1" w:rsidRDefault="00DE4FC1" w:rsidP="00DE4FC1">
      <w:pPr>
        <w:pStyle w:val="Code"/>
        <w:ind w:left="864"/>
      </w:pPr>
      <w:r>
        <w:tab/>
        <w:t>hud.Hide(true);</w:t>
      </w:r>
    </w:p>
    <w:p w14:paraId="5E3DFBA0" w14:textId="77777777" w:rsidR="00DE4FC1" w:rsidRDefault="00DE4FC1" w:rsidP="00DE4FC1">
      <w:pPr>
        <w:pStyle w:val="Code"/>
        <w:ind w:left="864"/>
      </w:pPr>
      <w:r>
        <w:tab/>
        <w:t>hud = null;</w:t>
      </w:r>
    </w:p>
    <w:p w14:paraId="2F51CCBD" w14:textId="42F30B59" w:rsidR="00DE4FC1" w:rsidRPr="00DE4FC1" w:rsidRDefault="00DE4FC1" w:rsidP="00427C69">
      <w:pPr>
        <w:pStyle w:val="Code"/>
        <w:ind w:left="864"/>
      </w:pPr>
      <w:r>
        <w:t xml:space="preserve">    }, </w:t>
      </w:r>
      <w:r w:rsidR="00427C69" w:rsidRPr="00427C69">
        <w:t>TaskScheduler.FromCurrentSynchronizationContext ());</w:t>
      </w:r>
    </w:p>
    <w:p w14:paraId="1654F638" w14:textId="6172BC3E" w:rsidR="00314F97" w:rsidRDefault="00B25C02" w:rsidP="007852DB">
      <w:pPr>
        <w:pStyle w:val="Normal-indent"/>
        <w:numPr>
          <w:ilvl w:val="0"/>
          <w:numId w:val="11"/>
        </w:numPr>
      </w:pPr>
      <w:ins w:id="277" w:author="Alec" w:date="2013-05-23T17:22:00Z">
        <w:r>
          <w:t>After the download has completed, r</w:t>
        </w:r>
      </w:ins>
      <w:del w:id="278" w:author="Alec" w:date="2013-05-23T17:22:00Z">
        <w:r w:rsidR="00EA1AA4" w:rsidDel="00B25C02">
          <w:delText>R</w:delText>
        </w:r>
      </w:del>
      <w:r w:rsidR="00EA1AA4">
        <w:t>un the application. When the application starts, it will look something like the following screenshot:</w:t>
      </w:r>
    </w:p>
    <w:p w14:paraId="6956B800" w14:textId="41F97772" w:rsidR="00EA1AA4" w:rsidRDefault="00551770" w:rsidP="00EA1AA4">
      <w:pPr>
        <w:pStyle w:val="Normal-indent"/>
      </w:pPr>
      <w:r>
        <w:rPr>
          <w:noProof/>
          <w:lang w:eastAsia="en-US"/>
        </w:rPr>
        <w:drawing>
          <wp:inline distT="0" distB="0" distL="0" distR="0" wp14:anchorId="68D49AC1" wp14:editId="1F5896E4">
            <wp:extent cx="1991050" cy="3737008"/>
            <wp:effectExtent l="0" t="0" r="0" b="0"/>
            <wp:docPr id="13" name="Picture 13" descr="Macintosh HD:Users:craigdunn:Desktop:Screen Shot 2013-04-07 at 4.0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aigdunn:Desktop:Screen Shot 2013-04-07 at 4.06.5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1336" cy="3737545"/>
                    </a:xfrm>
                    <a:prstGeom prst="rect">
                      <a:avLst/>
                    </a:prstGeom>
                    <a:noFill/>
                    <a:ln>
                      <a:noFill/>
                    </a:ln>
                  </pic:spPr>
                </pic:pic>
              </a:graphicData>
            </a:graphic>
          </wp:inline>
        </w:drawing>
      </w:r>
    </w:p>
    <w:p w14:paraId="24A16AEB" w14:textId="6A6FF2AF" w:rsidR="00551770" w:rsidRDefault="00551770" w:rsidP="00EA1AA4">
      <w:pPr>
        <w:pStyle w:val="Normal-indent"/>
      </w:pPr>
      <w:del w:id="279" w:author="Alec" w:date="2013-05-23T17:22:00Z">
        <w:r w:rsidDel="00B25C02">
          <w:delText xml:space="preserve">Once the download has completed, </w:delText>
        </w:r>
      </w:del>
    </w:p>
    <w:p w14:paraId="07F424AE" w14:textId="5AA3B246" w:rsidR="00F85A82" w:rsidRDefault="004F5C95" w:rsidP="00EA1AA4">
      <w:pPr>
        <w:pStyle w:val="Normal-indent"/>
      </w:pPr>
      <w:r>
        <w:t>Congratulations! At thi</w:t>
      </w:r>
      <w:r w:rsidR="000B7303">
        <w:t xml:space="preserve">s </w:t>
      </w:r>
      <w:del w:id="280" w:author="Alec" w:date="2013-05-21T22:16:00Z">
        <w:r w:rsidR="000B7303" w:rsidDel="00E03E80">
          <w:delText>point</w:delText>
        </w:r>
      </w:del>
      <w:ins w:id="281" w:author="Alec" w:date="2013-05-21T22:16:00Z">
        <w:r w:rsidR="00E03E80">
          <w:t>point,</w:t>
        </w:r>
      </w:ins>
      <w:r w:rsidR="000B7303">
        <w:t xml:space="preserve"> you have successfully updated this application to consume a web service in the background. </w:t>
      </w:r>
    </w:p>
    <w:p w14:paraId="122E43B2" w14:textId="34DBF384" w:rsidR="00CC6945" w:rsidRDefault="00CC6945" w:rsidP="00CC6945">
      <w:pPr>
        <w:pStyle w:val="Heading2"/>
      </w:pPr>
      <w:r>
        <w:lastRenderedPageBreak/>
        <w:t>Android</w:t>
      </w:r>
    </w:p>
    <w:p w14:paraId="4E49B075" w14:textId="3E878378" w:rsidR="00CC6945" w:rsidRDefault="00CC6945" w:rsidP="00CC6945">
      <w:pPr>
        <w:pStyle w:val="Normal-indent"/>
      </w:pPr>
      <w:r>
        <w:t xml:space="preserve">Now that we have an understanding of </w:t>
      </w:r>
      <w:ins w:id="282" w:author="Alec" w:date="2013-05-23T17:22:00Z">
        <w:r w:rsidR="00B25C02">
          <w:t xml:space="preserve">how to </w:t>
        </w:r>
      </w:ins>
      <w:r>
        <w:t>consum</w:t>
      </w:r>
      <w:ins w:id="283" w:author="Alec" w:date="2013-05-23T17:22:00Z">
        <w:r w:rsidR="00B25C02">
          <w:t>e</w:t>
        </w:r>
      </w:ins>
      <w:del w:id="284" w:author="Alec" w:date="2013-05-23T17:22:00Z">
        <w:r w:rsidDel="00B25C02">
          <w:delText>ing</w:delText>
        </w:r>
      </w:del>
      <w:r>
        <w:t xml:space="preserve"> web services</w:t>
      </w:r>
      <w:r w:rsidR="00021FFF">
        <w:t xml:space="preserve"> in iOS</w:t>
      </w:r>
      <w:r>
        <w:t>, let</w:t>
      </w:r>
      <w:r w:rsidR="00021FFF">
        <w:t>’s apply the same concepts to Xamarin.Android.</w:t>
      </w:r>
    </w:p>
    <w:p w14:paraId="7C0367B2" w14:textId="77777777" w:rsidR="00CC6945" w:rsidRDefault="00CC6945" w:rsidP="00CC6945">
      <w:pPr>
        <w:pStyle w:val="Heading3"/>
      </w:pPr>
      <w:r>
        <w:t>Getting Started</w:t>
      </w:r>
    </w:p>
    <w:p w14:paraId="29AE06C9" w14:textId="04D0FBA9" w:rsidR="00CC6945" w:rsidRDefault="00CC6945" w:rsidP="00CC6945">
      <w:pPr>
        <w:pStyle w:val="Normal-indent"/>
      </w:pPr>
      <w:r>
        <w:t xml:space="preserve">To get this example started, download the zip file </w:t>
      </w:r>
      <w:r w:rsidR="006D6E70">
        <w:rPr>
          <w:rStyle w:val="CodeInline"/>
        </w:rPr>
        <w:t>WebServices</w:t>
      </w:r>
      <w:r w:rsidRPr="00027F98">
        <w:rPr>
          <w:rStyle w:val="CodeInline"/>
        </w:rPr>
        <w:t>.zip</w:t>
      </w:r>
      <w:r>
        <w:t xml:space="preserve"> and unzip the </w:t>
      </w:r>
      <w:r w:rsidR="006D6E70">
        <w:t>solution</w:t>
      </w:r>
      <w:r>
        <w:t xml:space="preserve">. </w:t>
      </w:r>
    </w:p>
    <w:p w14:paraId="14470EE2" w14:textId="43A37B23" w:rsidR="00CC6945" w:rsidRDefault="0062400C" w:rsidP="00CC6945">
      <w:pPr>
        <w:pStyle w:val="Normal-indent"/>
      </w:pPr>
      <w:r>
        <w:t>Some parts of the sample applications are already set up</w:t>
      </w:r>
      <w:r w:rsidR="00CC6945">
        <w:t>:</w:t>
      </w:r>
    </w:p>
    <w:p w14:paraId="71B7D09E" w14:textId="563B1551" w:rsidR="0062400C" w:rsidRDefault="0062400C" w:rsidP="00CC6945">
      <w:pPr>
        <w:pStyle w:val="BulletList"/>
      </w:pPr>
      <w:r w:rsidRPr="0062400C">
        <w:rPr>
          <w:b/>
        </w:rPr>
        <w:t>Core project</w:t>
      </w:r>
      <w:r>
        <w:t xml:space="preserve"> – </w:t>
      </w:r>
      <w:del w:id="285" w:author="Alec" w:date="2013-05-23T17:24:00Z">
        <w:r w:rsidDel="00B25C02">
          <w:delText xml:space="preserve">the </w:delText>
        </w:r>
      </w:del>
      <w:ins w:id="286" w:author="Alec" w:date="2013-05-23T17:24:00Z">
        <w:r w:rsidR="00B25C02">
          <w:t xml:space="preserve">The </w:t>
        </w:r>
      </w:ins>
      <w:r>
        <w:t xml:space="preserve">XML and JSON downloading and parsing classes are shared with the iOS sample </w:t>
      </w:r>
      <w:del w:id="287" w:author="Alec" w:date="2013-05-23T17:23:00Z">
        <w:r w:rsidDel="00B25C02">
          <w:delText xml:space="preserve">at </w:delText>
        </w:r>
      </w:del>
      <w:ins w:id="288" w:author="Alec" w:date="2013-05-23T17:23:00Z">
        <w:r w:rsidR="00B25C02">
          <w:t xml:space="preserve">found at </w:t>
        </w:r>
      </w:ins>
      <w:r>
        <w:t>the start of this chapter. We don’t need to change that code at all for our Android samples.</w:t>
      </w:r>
    </w:p>
    <w:p w14:paraId="39D150B1" w14:textId="5E42FF8C" w:rsidR="00071608" w:rsidRPr="0062400C" w:rsidRDefault="00071608" w:rsidP="00CC6945">
      <w:pPr>
        <w:pStyle w:val="BulletList"/>
      </w:pPr>
      <w:r>
        <w:rPr>
          <w:b/>
        </w:rPr>
        <w:t xml:space="preserve">Activities &amp; Adapters </w:t>
      </w:r>
      <w:r>
        <w:t xml:space="preserve">– </w:t>
      </w:r>
      <w:del w:id="289" w:author="Alec" w:date="2013-05-23T17:24:00Z">
        <w:r w:rsidDel="00B25C02">
          <w:delText xml:space="preserve">there </w:delText>
        </w:r>
      </w:del>
      <w:ins w:id="290" w:author="Alec" w:date="2013-05-23T17:24:00Z">
        <w:r w:rsidR="00B25C02">
          <w:t xml:space="preserve">There </w:t>
        </w:r>
      </w:ins>
      <w:r>
        <w:t xml:space="preserve">are two ListActivities and associated adapters already defined for the </w:t>
      </w:r>
      <w:r w:rsidRPr="00B25C02">
        <w:rPr>
          <w:rStyle w:val="UIItem"/>
          <w:rPrChange w:id="291" w:author="Alec" w:date="2013-05-23T17:23:00Z">
            <w:rPr/>
          </w:rPrChange>
        </w:rPr>
        <w:t>Speakers</w:t>
      </w:r>
      <w:r>
        <w:t xml:space="preserve"> and </w:t>
      </w:r>
      <w:r w:rsidRPr="00B25C02">
        <w:rPr>
          <w:rStyle w:val="UIItem"/>
          <w:rPrChange w:id="292" w:author="Alec" w:date="2013-05-23T17:24:00Z">
            <w:rPr/>
          </w:rPrChange>
        </w:rPr>
        <w:t>Sessions</w:t>
      </w:r>
      <w:r>
        <w:t xml:space="preserve"> tabs.</w:t>
      </w:r>
    </w:p>
    <w:p w14:paraId="0512C0FB" w14:textId="23D98D45" w:rsidR="00CC6945" w:rsidRPr="00102818" w:rsidRDefault="00CC6945" w:rsidP="00CC6945">
      <w:pPr>
        <w:pStyle w:val="BulletList"/>
      </w:pPr>
      <w:r w:rsidRPr="00102818">
        <w:rPr>
          <w:b/>
        </w:rPr>
        <w:t>Resources/menu/mainactivity_menu.xml</w:t>
      </w:r>
      <w:r>
        <w:t xml:space="preserve"> – </w:t>
      </w:r>
      <w:del w:id="293" w:author="Alec" w:date="2013-05-23T17:24:00Z">
        <w:r w:rsidDel="00B25C02">
          <w:delText xml:space="preserve">A </w:delText>
        </w:r>
      </w:del>
      <w:ins w:id="294" w:author="Alec" w:date="2013-05-23T17:24:00Z">
        <w:r w:rsidR="00B25C02">
          <w:t xml:space="preserve">This is a </w:t>
        </w:r>
      </w:ins>
      <w:r>
        <w:t xml:space="preserve">layout file for an options menu. As a part of this </w:t>
      </w:r>
      <w:del w:id="295" w:author="Alec" w:date="2013-05-21T22:17:00Z">
        <w:r w:rsidDel="00E03E80">
          <w:delText>tutorial</w:delText>
        </w:r>
      </w:del>
      <w:ins w:id="296" w:author="Alec" w:date="2013-05-21T22:17:00Z">
        <w:r w:rsidR="00E03E80">
          <w:t>tutorial,</w:t>
        </w:r>
      </w:ins>
      <w:r>
        <w:t xml:space="preserve"> we will add an options menu so that users may refresh the conference data with the push of a button.</w:t>
      </w:r>
    </w:p>
    <w:p w14:paraId="3B821E99" w14:textId="77777777" w:rsidR="00CC6945" w:rsidRDefault="00CC6945" w:rsidP="00CC6945">
      <w:pPr>
        <w:pStyle w:val="BulletList"/>
      </w:pPr>
      <w:r w:rsidRPr="007D5C58">
        <w:rPr>
          <w:b/>
        </w:rPr>
        <w:t>Resources/values/Strings.xml</w:t>
      </w:r>
      <w:r>
        <w:t xml:space="preserve"> – This has been updated with some new string resources for the project.</w:t>
      </w:r>
    </w:p>
    <w:p w14:paraId="4F31D9CD" w14:textId="10D59D53" w:rsidR="00CC6945" w:rsidRDefault="00CC6945" w:rsidP="00CC6945">
      <w:pPr>
        <w:pStyle w:val="Normal-indent"/>
      </w:pPr>
      <w:commentRangeStart w:id="297"/>
      <w:r>
        <w:t>You might want to take a quick minute to familiarize yourself with the changes t</w:t>
      </w:r>
      <w:r w:rsidR="00071608">
        <w:t>hat have been made.</w:t>
      </w:r>
      <w:commentRangeEnd w:id="297"/>
      <w:r w:rsidR="00A43265">
        <w:rPr>
          <w:rStyle w:val="CommentReference"/>
        </w:rPr>
        <w:commentReference w:id="297"/>
      </w:r>
    </w:p>
    <w:p w14:paraId="467D6942" w14:textId="77777777" w:rsidR="00CC6945" w:rsidRDefault="00CC6945" w:rsidP="00CC6945">
      <w:pPr>
        <w:pStyle w:val="Heading3"/>
      </w:pPr>
      <w:r>
        <w:t>Consuming the Web Service</w:t>
      </w:r>
    </w:p>
    <w:p w14:paraId="543BF65F" w14:textId="3925FA2E" w:rsidR="00CC6945" w:rsidRDefault="00CC6945" w:rsidP="00CC6945">
      <w:pPr>
        <w:pStyle w:val="Normal-indent"/>
      </w:pPr>
      <w:r>
        <w:t xml:space="preserve">Our application needs to be able to retrieve the conference information from the </w:t>
      </w:r>
      <w:r w:rsidR="00071608">
        <w:t>Internet</w:t>
      </w:r>
      <w:r>
        <w:t xml:space="preserve">. We will change our application so that </w:t>
      </w:r>
      <w:r w:rsidR="00861725">
        <w:t>it</w:t>
      </w:r>
      <w:r>
        <w:t xml:space="preserve"> will retrieve updated conference information from the web, deserialize the</w:t>
      </w:r>
      <w:r w:rsidR="00861725">
        <w:t xml:space="preserve"> XML and JSON, </w:t>
      </w:r>
      <w:del w:id="298" w:author="Alec" w:date="2013-05-21T22:17:00Z">
        <w:r w:rsidR="00861725" w:rsidDel="00E03E80">
          <w:delText>then</w:delText>
        </w:r>
      </w:del>
      <w:ins w:id="299" w:author="Alec" w:date="2013-05-21T22:17:00Z">
        <w:r w:rsidR="00E03E80">
          <w:t>and then</w:t>
        </w:r>
      </w:ins>
      <w:r w:rsidR="00861725">
        <w:t xml:space="preserve"> </w:t>
      </w:r>
      <w:r>
        <w:t xml:space="preserve">update our </w:t>
      </w:r>
      <w:r w:rsidR="00861725">
        <w:t>screens</w:t>
      </w:r>
      <w:r>
        <w:t xml:space="preserve">. </w:t>
      </w:r>
      <w:r w:rsidR="00861725">
        <w:t xml:space="preserve">Because we have already done all the hard work </w:t>
      </w:r>
      <w:ins w:id="300" w:author="Alec" w:date="2013-05-25T09:22:00Z">
        <w:r w:rsidR="00DB05AE">
          <w:t>earlier in the chapter</w:t>
        </w:r>
      </w:ins>
      <w:ins w:id="301" w:author="Alec" w:date="2013-05-25T09:23:00Z">
        <w:r w:rsidR="00DB05AE">
          <w:t>—</w:t>
        </w:r>
      </w:ins>
      <w:del w:id="302" w:author="Alec" w:date="2013-05-25T09:23:00Z">
        <w:r w:rsidR="00861725" w:rsidDel="00DB05AE">
          <w:delText xml:space="preserve">to </w:delText>
        </w:r>
      </w:del>
      <w:r w:rsidR="00861725">
        <w:t>download</w:t>
      </w:r>
      <w:ins w:id="303" w:author="Alec" w:date="2013-05-25T09:23:00Z">
        <w:r w:rsidR="00DB05AE">
          <w:t>ing</w:t>
        </w:r>
      </w:ins>
      <w:r w:rsidR="00861725">
        <w:t xml:space="preserve"> and deserializ</w:t>
      </w:r>
      <w:ins w:id="304" w:author="Alec" w:date="2013-05-25T09:23:00Z">
        <w:r w:rsidR="00DB05AE">
          <w:t>ing</w:t>
        </w:r>
      </w:ins>
      <w:del w:id="305" w:author="Alec" w:date="2013-05-25T09:23:00Z">
        <w:r w:rsidR="00861725" w:rsidDel="00DB05AE">
          <w:delText>e</w:delText>
        </w:r>
      </w:del>
      <w:r w:rsidR="00861725">
        <w:t xml:space="preserve"> the data in the iOS example</w:t>
      </w:r>
      <w:ins w:id="306" w:author="Alec" w:date="2013-05-25T09:23:00Z">
        <w:r w:rsidR="00DB05AE">
          <w:t>—</w:t>
        </w:r>
      </w:ins>
      <w:del w:id="307" w:author="Alec" w:date="2013-05-25T09:23:00Z">
        <w:r w:rsidR="00861725" w:rsidDel="00DB05AE">
          <w:delText xml:space="preserve"> </w:delText>
        </w:r>
      </w:del>
      <w:del w:id="308" w:author="Alec" w:date="2013-05-25T09:22:00Z">
        <w:r w:rsidR="00861725" w:rsidDel="00DB05AE">
          <w:delText xml:space="preserve">earlier in the chapter, </w:delText>
        </w:r>
      </w:del>
      <w:r w:rsidR="00861725">
        <w:t>we are going to re</w:t>
      </w:r>
      <w:del w:id="309" w:author="Alec" w:date="2013-05-23T17:25:00Z">
        <w:r w:rsidR="00861725" w:rsidDel="00E42B6C">
          <w:delText>-</w:delText>
        </w:r>
      </w:del>
      <w:r w:rsidR="00861725">
        <w:t>use that code in Android</w:t>
      </w:r>
      <w:r>
        <w:t>.</w:t>
      </w:r>
    </w:p>
    <w:p w14:paraId="1B677BD9" w14:textId="126CF13B" w:rsidR="00CC6945" w:rsidRDefault="00780AE2" w:rsidP="00071608">
      <w:pPr>
        <w:pStyle w:val="Normal-indent"/>
        <w:numPr>
          <w:ilvl w:val="0"/>
          <w:numId w:val="13"/>
        </w:numPr>
      </w:pPr>
      <w:r>
        <w:lastRenderedPageBreak/>
        <w:t xml:space="preserve">Review the code in the Downloader.cs file in the Core project. This code was introduced in the iOS section above, and can be shared </w:t>
      </w:r>
      <w:ins w:id="310" w:author="Alec" w:date="2013-05-21T22:17:00Z">
        <w:r w:rsidR="00E03E80">
          <w:t xml:space="preserve">unchanged </w:t>
        </w:r>
      </w:ins>
      <w:r>
        <w:t>with Android</w:t>
      </w:r>
      <w:del w:id="311" w:author="Alec" w:date="2013-05-21T22:17:00Z">
        <w:r w:rsidDel="00E03E80">
          <w:delText xml:space="preserve"> unchanged</w:delText>
        </w:r>
      </w:del>
      <w:r>
        <w:t xml:space="preserve">. </w:t>
      </w:r>
    </w:p>
    <w:p w14:paraId="3C3738DF" w14:textId="1C45A83F" w:rsidR="00780AE2" w:rsidRDefault="00780AE2" w:rsidP="00071608">
      <w:pPr>
        <w:pStyle w:val="Normal-indent"/>
        <w:numPr>
          <w:ilvl w:val="0"/>
          <w:numId w:val="13"/>
        </w:numPr>
      </w:pPr>
      <w:r>
        <w:t>Review the code in the SessionsXmlParser.cs and SpeakersJsonParser.cs files in the Core project. These classes were also introduced in the iOS section above, and can be shared with Android.</w:t>
      </w:r>
    </w:p>
    <w:p w14:paraId="47C5E597" w14:textId="7D3F9E46" w:rsidR="00780AE2" w:rsidRDefault="00780AE2" w:rsidP="00780AE2">
      <w:pPr>
        <w:pStyle w:val="Normal-indent"/>
        <w:numPr>
          <w:ilvl w:val="0"/>
          <w:numId w:val="13"/>
        </w:numPr>
      </w:pPr>
      <w:r>
        <w:t xml:space="preserve">In the </w:t>
      </w:r>
      <w:r w:rsidRPr="00861725">
        <w:rPr>
          <w:rStyle w:val="CodeInline"/>
        </w:rPr>
        <w:t>SessionsActivity</w:t>
      </w:r>
      <w:r>
        <w:t xml:space="preserve"> class, uncomment the two lines that cause the XML to be downloaded and parsed, using the Core code that is shared with iOS.</w:t>
      </w:r>
    </w:p>
    <w:p w14:paraId="0BE32781" w14:textId="77777777" w:rsidR="00780AE2" w:rsidRDefault="00780AE2" w:rsidP="00780AE2">
      <w:pPr>
        <w:pStyle w:val="Code"/>
      </w:pPr>
      <w:r>
        <w:t>protected override void OnCreate(Bundle bundle)</w:t>
      </w:r>
    </w:p>
    <w:p w14:paraId="246F47F2" w14:textId="77777777" w:rsidR="00780AE2" w:rsidRDefault="00780AE2" w:rsidP="00780AE2">
      <w:pPr>
        <w:pStyle w:val="Code"/>
      </w:pPr>
      <w:r>
        <w:t>{</w:t>
      </w:r>
    </w:p>
    <w:p w14:paraId="5C27DEB6" w14:textId="7BA73715" w:rsidR="00780AE2" w:rsidRDefault="00780AE2" w:rsidP="00780AE2">
      <w:pPr>
        <w:pStyle w:val="Code"/>
      </w:pPr>
      <w:r>
        <w:t xml:space="preserve">    base.OnCreate(bundle);</w:t>
      </w:r>
    </w:p>
    <w:p w14:paraId="79EC9432" w14:textId="6830FFEA" w:rsidR="00780AE2" w:rsidRPr="00780AE2" w:rsidRDefault="00780AE2" w:rsidP="00780AE2">
      <w:pPr>
        <w:pStyle w:val="Code"/>
        <w:rPr>
          <w:b/>
        </w:rPr>
      </w:pPr>
      <w:r w:rsidRPr="00780AE2">
        <w:rPr>
          <w:b/>
        </w:rPr>
        <w:t xml:space="preserve">    Downloader.DownloadSessionXml() ;</w:t>
      </w:r>
    </w:p>
    <w:p w14:paraId="03FE4B49" w14:textId="578A8748" w:rsidR="00780AE2" w:rsidRDefault="00780AE2" w:rsidP="00780AE2">
      <w:pPr>
        <w:pStyle w:val="Code"/>
      </w:pPr>
      <w:r>
        <w:t xml:space="preserve">    DisplaySessions();</w:t>
      </w:r>
    </w:p>
    <w:p w14:paraId="4C590769" w14:textId="09960FB2" w:rsidR="00780AE2" w:rsidRDefault="00780AE2" w:rsidP="00780AE2">
      <w:pPr>
        <w:pStyle w:val="Code"/>
      </w:pPr>
      <w:r>
        <w:t>}</w:t>
      </w:r>
    </w:p>
    <w:p w14:paraId="0E7E135A" w14:textId="77777777" w:rsidR="00780AE2" w:rsidRDefault="00780AE2" w:rsidP="00780AE2">
      <w:pPr>
        <w:pStyle w:val="Code"/>
      </w:pPr>
      <w:r>
        <w:t>private void DisplaySessions()</w:t>
      </w:r>
    </w:p>
    <w:p w14:paraId="15B90CC2" w14:textId="77777777" w:rsidR="00780AE2" w:rsidRDefault="00780AE2" w:rsidP="00780AE2">
      <w:pPr>
        <w:pStyle w:val="Code"/>
      </w:pPr>
      <w:r>
        <w:t>{</w:t>
      </w:r>
    </w:p>
    <w:p w14:paraId="4FDBBB9E" w14:textId="2D961464" w:rsidR="00780AE2" w:rsidRPr="00780AE2" w:rsidRDefault="00780AE2" w:rsidP="00780AE2">
      <w:pPr>
        <w:pStyle w:val="Code"/>
        <w:rPr>
          <w:b/>
        </w:rPr>
      </w:pPr>
      <w:r w:rsidRPr="00780AE2">
        <w:rPr>
          <w:b/>
        </w:rPr>
        <w:t xml:space="preserve">    var sessions = SessionsXmlParser.Instance.Sessions;</w:t>
      </w:r>
    </w:p>
    <w:p w14:paraId="56F3BD12" w14:textId="37441562" w:rsidR="00780AE2" w:rsidRDefault="00780AE2" w:rsidP="00780AE2">
      <w:pPr>
        <w:pStyle w:val="Code"/>
      </w:pPr>
      <w:r>
        <w:t xml:space="preserve">    adapter = new SessionsAdapter(this, sessions);</w:t>
      </w:r>
    </w:p>
    <w:p w14:paraId="5FA93886" w14:textId="5CE2E8CD" w:rsidR="00780AE2" w:rsidRDefault="00780AE2" w:rsidP="00780AE2">
      <w:pPr>
        <w:pStyle w:val="Code"/>
      </w:pPr>
      <w:r>
        <w:t xml:space="preserve">    ListView.Adapter = adapter;</w:t>
      </w:r>
    </w:p>
    <w:p w14:paraId="3492E0E9" w14:textId="0809DBBD" w:rsidR="00CC6945" w:rsidRDefault="00780AE2" w:rsidP="00780AE2">
      <w:pPr>
        <w:pStyle w:val="Code"/>
      </w:pPr>
      <w:r>
        <w:t>}</w:t>
      </w:r>
    </w:p>
    <w:p w14:paraId="0CA7E19D" w14:textId="2F7B07D8" w:rsidR="00780AE2" w:rsidRDefault="00771C2A" w:rsidP="00CC6945">
      <w:pPr>
        <w:pStyle w:val="Normal-indent"/>
      </w:pPr>
      <w:r>
        <w:t xml:space="preserve">Because we have already written a </w:t>
      </w:r>
      <w:r w:rsidRPr="00957961">
        <w:rPr>
          <w:rStyle w:val="CodeInline"/>
        </w:rPr>
        <w:t>SessionsAdapter</w:t>
      </w:r>
      <w:r>
        <w:t xml:space="preserve"> class (in the ListViews chapter), that’s all we need </w:t>
      </w:r>
      <w:del w:id="312" w:author="Alec" w:date="2013-05-25T09:24:00Z">
        <w:r w:rsidDel="0058662A">
          <w:delText xml:space="preserve">to do </w:delText>
        </w:r>
      </w:del>
      <w:r>
        <w:t xml:space="preserve">to display the Session data retrieved from the web service. The </w:t>
      </w:r>
      <w:r w:rsidRPr="0058662A">
        <w:rPr>
          <w:rStyle w:val="UIItem"/>
          <w:rPrChange w:id="313" w:author="Alec" w:date="2013-05-25T09:25:00Z">
            <w:rPr/>
          </w:rPrChange>
        </w:rPr>
        <w:t>Sessions</w:t>
      </w:r>
      <w:r>
        <w:t xml:space="preserve"> tab looks like this:</w:t>
      </w:r>
    </w:p>
    <w:p w14:paraId="23C8B96B" w14:textId="42635E39" w:rsidR="00771C2A" w:rsidRDefault="00771C2A" w:rsidP="00CC6945">
      <w:pPr>
        <w:pStyle w:val="Normal-indent"/>
      </w:pPr>
      <w:r>
        <w:rPr>
          <w:noProof/>
          <w:lang w:eastAsia="en-US"/>
        </w:rPr>
        <w:drawing>
          <wp:inline distT="0" distB="0" distL="0" distR="0" wp14:anchorId="2B15205E" wp14:editId="762322C5">
            <wp:extent cx="1477192" cy="2628900"/>
            <wp:effectExtent l="0" t="0" r="0" b="0"/>
            <wp:docPr id="11" name="Picture 11" descr="Macintosh HD:Users:craigdunn:Desktop:WebServices:android-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aigdunn:Desktop:WebServices:android-Session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260" t="7634" r="12062" b="9437"/>
                    <a:stretch/>
                  </pic:blipFill>
                  <pic:spPr bwMode="auto">
                    <a:xfrm>
                      <a:off x="0" y="0"/>
                      <a:ext cx="1478350" cy="2630961"/>
                    </a:xfrm>
                    <a:prstGeom prst="rect">
                      <a:avLst/>
                    </a:prstGeom>
                    <a:noFill/>
                    <a:ln>
                      <a:noFill/>
                    </a:ln>
                    <a:extLst>
                      <a:ext uri="{53640926-AAD7-44D8-BBD7-CCE9431645EC}">
                        <a14:shadowObscured xmlns:a14="http://schemas.microsoft.com/office/drawing/2010/main"/>
                      </a:ext>
                    </a:extLst>
                  </pic:spPr>
                </pic:pic>
              </a:graphicData>
            </a:graphic>
          </wp:inline>
        </w:drawing>
      </w:r>
    </w:p>
    <w:p w14:paraId="28386CC4" w14:textId="067CA307" w:rsidR="00771C2A" w:rsidRDefault="00771C2A" w:rsidP="00771C2A">
      <w:pPr>
        <w:pStyle w:val="Normal-indent"/>
        <w:numPr>
          <w:ilvl w:val="0"/>
          <w:numId w:val="13"/>
        </w:numPr>
      </w:pPr>
      <w:r>
        <w:lastRenderedPageBreak/>
        <w:t>It is equally simple to re</w:t>
      </w:r>
      <w:del w:id="314" w:author="Alec" w:date="2013-05-23T17:26:00Z">
        <w:r w:rsidDel="00E42B6C">
          <w:delText>-</w:delText>
        </w:r>
      </w:del>
      <w:r>
        <w:t>use the Core code to download and display the Speakers data.</w:t>
      </w:r>
      <w:r w:rsidRPr="00771C2A">
        <w:t xml:space="preserve"> </w:t>
      </w:r>
      <w:r>
        <w:t xml:space="preserve">In the </w:t>
      </w:r>
      <w:r>
        <w:rPr>
          <w:rStyle w:val="CodeInline"/>
        </w:rPr>
        <w:t>Speaker</w:t>
      </w:r>
      <w:r w:rsidRPr="00861725">
        <w:rPr>
          <w:rStyle w:val="CodeInline"/>
        </w:rPr>
        <w:t>sActivity</w:t>
      </w:r>
      <w:r>
        <w:t xml:space="preserve"> class, uncomment the two lines that cause the XML to be downloaded and parsed, using the Core code that is shared with iOS.</w:t>
      </w:r>
    </w:p>
    <w:p w14:paraId="1D2AA0CB" w14:textId="77777777" w:rsidR="00771C2A" w:rsidRDefault="00771C2A" w:rsidP="00771C2A">
      <w:pPr>
        <w:pStyle w:val="Code"/>
      </w:pPr>
      <w:r>
        <w:t>protected override void OnCreate(Bundle bundle)</w:t>
      </w:r>
    </w:p>
    <w:p w14:paraId="07675A20" w14:textId="77777777" w:rsidR="00771C2A" w:rsidRDefault="00771C2A" w:rsidP="00771C2A">
      <w:pPr>
        <w:pStyle w:val="Code"/>
      </w:pPr>
      <w:r>
        <w:t>{</w:t>
      </w:r>
    </w:p>
    <w:p w14:paraId="22F930F4" w14:textId="77777777" w:rsidR="00771C2A" w:rsidRDefault="00771C2A" w:rsidP="00771C2A">
      <w:pPr>
        <w:pStyle w:val="Code"/>
      </w:pPr>
      <w:r>
        <w:t xml:space="preserve">    base.OnCreate(bundle);</w:t>
      </w:r>
    </w:p>
    <w:p w14:paraId="5D3CE0B3" w14:textId="1F464420" w:rsidR="00771C2A" w:rsidRPr="00771C2A" w:rsidRDefault="00771C2A" w:rsidP="00771C2A">
      <w:pPr>
        <w:pStyle w:val="Code"/>
        <w:rPr>
          <w:b/>
        </w:rPr>
      </w:pPr>
      <w:r w:rsidRPr="00771C2A">
        <w:rPr>
          <w:b/>
        </w:rPr>
        <w:t xml:space="preserve">    Downloader.DownloadSpeakerJson();</w:t>
      </w:r>
    </w:p>
    <w:p w14:paraId="03852C31" w14:textId="37A1B035" w:rsidR="00771C2A" w:rsidRDefault="00771C2A" w:rsidP="00771C2A">
      <w:pPr>
        <w:pStyle w:val="Code"/>
      </w:pPr>
      <w:r>
        <w:t xml:space="preserve">    DisplaySpeakers();</w:t>
      </w:r>
    </w:p>
    <w:p w14:paraId="5266737A" w14:textId="35D59C9E" w:rsidR="00771C2A" w:rsidRDefault="00771C2A" w:rsidP="00771C2A">
      <w:pPr>
        <w:pStyle w:val="Code"/>
      </w:pPr>
      <w:r>
        <w:t>}</w:t>
      </w:r>
    </w:p>
    <w:p w14:paraId="3F68E0B1" w14:textId="77777777" w:rsidR="00771C2A" w:rsidRDefault="00771C2A" w:rsidP="00771C2A">
      <w:pPr>
        <w:pStyle w:val="Code"/>
      </w:pPr>
      <w:r>
        <w:t>private void DisplaySpeakers()</w:t>
      </w:r>
    </w:p>
    <w:p w14:paraId="3580CA2E" w14:textId="77777777" w:rsidR="00771C2A" w:rsidRDefault="00771C2A" w:rsidP="00771C2A">
      <w:pPr>
        <w:pStyle w:val="Code"/>
      </w:pPr>
      <w:r>
        <w:t>{</w:t>
      </w:r>
    </w:p>
    <w:p w14:paraId="3F6B1779" w14:textId="227D23DD" w:rsidR="00771C2A" w:rsidRPr="00771C2A" w:rsidRDefault="00771C2A" w:rsidP="00771C2A">
      <w:pPr>
        <w:pStyle w:val="Code"/>
        <w:rPr>
          <w:b/>
        </w:rPr>
      </w:pPr>
      <w:r w:rsidRPr="00771C2A">
        <w:rPr>
          <w:b/>
        </w:rPr>
        <w:t xml:space="preserve">    var speakers = SpeakersJsonParser.Instance.Speakers;</w:t>
      </w:r>
    </w:p>
    <w:p w14:paraId="0A70638A" w14:textId="77777777" w:rsidR="00771C2A" w:rsidRDefault="00771C2A" w:rsidP="00771C2A">
      <w:pPr>
        <w:pStyle w:val="Code"/>
      </w:pPr>
      <w:r>
        <w:t xml:space="preserve">    adapter = new SpeakersAdapter(this, speakers);</w:t>
      </w:r>
    </w:p>
    <w:p w14:paraId="14A74BCC" w14:textId="77777777" w:rsidR="00771C2A" w:rsidRDefault="00771C2A" w:rsidP="00771C2A">
      <w:pPr>
        <w:pStyle w:val="Code"/>
      </w:pPr>
      <w:r>
        <w:t xml:space="preserve">    ListView.Adapter = adapter;</w:t>
      </w:r>
    </w:p>
    <w:p w14:paraId="3449AF9E" w14:textId="7113A075" w:rsidR="00771C2A" w:rsidRDefault="00771C2A" w:rsidP="00771C2A">
      <w:pPr>
        <w:pStyle w:val="Code"/>
      </w:pPr>
      <w:r>
        <w:t>}</w:t>
      </w:r>
    </w:p>
    <w:p w14:paraId="276356A3" w14:textId="28FF82E2" w:rsidR="004A48E8" w:rsidRDefault="004A48E8" w:rsidP="00957961">
      <w:pPr>
        <w:pStyle w:val="Normal-indent"/>
      </w:pPr>
      <w:r>
        <w:t xml:space="preserve">The </w:t>
      </w:r>
      <w:r w:rsidRPr="00E42B6C">
        <w:rPr>
          <w:rStyle w:val="UIItem"/>
          <w:rPrChange w:id="315" w:author="Alec" w:date="2013-05-23T17:27:00Z">
            <w:rPr/>
          </w:rPrChange>
        </w:rPr>
        <w:t>Speakers</w:t>
      </w:r>
      <w:r>
        <w:t xml:space="preserve"> tab looks like this when populated with data from the web service:</w:t>
      </w:r>
    </w:p>
    <w:p w14:paraId="55B4EF3A" w14:textId="683869A6" w:rsidR="00957961" w:rsidRPr="00957961" w:rsidRDefault="00957961" w:rsidP="00957961">
      <w:pPr>
        <w:pStyle w:val="Normal-indent"/>
      </w:pPr>
      <w:r>
        <w:rPr>
          <w:noProof/>
          <w:lang w:eastAsia="en-US"/>
        </w:rPr>
        <w:drawing>
          <wp:inline distT="0" distB="0" distL="0" distR="0" wp14:anchorId="5596FE97" wp14:editId="7C707AB1">
            <wp:extent cx="1558991" cy="2773279"/>
            <wp:effectExtent l="0" t="0" r="0" b="0"/>
            <wp:docPr id="12" name="Picture 12" descr="Macintosh HD:Users:craigdunn:Desktop:WebServices:android-Spea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raigdunn:Desktop:WebServices:android-Speaker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947" t="7377" r="11355" b="9707"/>
                    <a:stretch/>
                  </pic:blipFill>
                  <pic:spPr bwMode="auto">
                    <a:xfrm>
                      <a:off x="0" y="0"/>
                      <a:ext cx="1559675" cy="2774496"/>
                    </a:xfrm>
                    <a:prstGeom prst="rect">
                      <a:avLst/>
                    </a:prstGeom>
                    <a:noFill/>
                    <a:ln>
                      <a:noFill/>
                    </a:ln>
                    <a:extLst>
                      <a:ext uri="{53640926-AAD7-44D8-BBD7-CCE9431645EC}">
                        <a14:shadowObscured xmlns:a14="http://schemas.microsoft.com/office/drawing/2010/main"/>
                      </a:ext>
                    </a:extLst>
                  </pic:spPr>
                </pic:pic>
              </a:graphicData>
            </a:graphic>
          </wp:inline>
        </w:drawing>
      </w:r>
    </w:p>
    <w:p w14:paraId="5EE6303D" w14:textId="7CE94523" w:rsidR="00771C2A" w:rsidRPr="00771C2A" w:rsidRDefault="00771C2A" w:rsidP="00771C2A">
      <w:pPr>
        <w:pStyle w:val="Heading3"/>
      </w:pPr>
      <w:r>
        <w:rPr>
          <w:noProof/>
        </w:rPr>
        <w:t>Adding a Refresh Menu</w:t>
      </w:r>
    </w:p>
    <w:p w14:paraId="2A246AAC" w14:textId="4267CEFF" w:rsidR="00CC6945" w:rsidRDefault="00CC6945" w:rsidP="00CC6945">
      <w:pPr>
        <w:pStyle w:val="Normal-indent"/>
      </w:pPr>
      <w:del w:id="316" w:author="Alec" w:date="2013-05-25T09:26:00Z">
        <w:r w:rsidDel="00A05A08">
          <w:delText xml:space="preserve">In </w:delText>
        </w:r>
      </w:del>
      <w:del w:id="317" w:author="Alec" w:date="2013-05-23T17:27:00Z">
        <w:r w:rsidDel="00E42B6C">
          <w:delText xml:space="preserve">the </w:delText>
        </w:r>
      </w:del>
      <w:del w:id="318" w:author="Alec" w:date="2013-05-25T09:26:00Z">
        <w:r w:rsidDel="00A05A08">
          <w:delText>step w</w:delText>
        </w:r>
      </w:del>
      <w:ins w:id="319" w:author="Alec" w:date="2013-05-25T09:26:00Z">
        <w:r w:rsidR="00A05A08">
          <w:t>W</w:t>
        </w:r>
      </w:ins>
      <w:r>
        <w:t>e’ve just introduced a new concept</w:t>
      </w:r>
      <w:ins w:id="320" w:author="Alec" w:date="2013-05-25T09:26:00Z">
        <w:r w:rsidR="00A05A08">
          <w:t xml:space="preserve"> in this step</w:t>
        </w:r>
      </w:ins>
      <w:r>
        <w:t xml:space="preserve">, so let’s take a minute and examine what is going on here. The first method, </w:t>
      </w:r>
      <w:r w:rsidRPr="00887D22">
        <w:rPr>
          <w:rStyle w:val="CodeInline"/>
        </w:rPr>
        <w:t>OnCreateOptionsMenu</w:t>
      </w:r>
      <w:r>
        <w:t xml:space="preserve">, is invoked by Android during the creation of an Activity. It is a callback that allows an Activity to create or contribute to a menu. In our </w:t>
      </w:r>
      <w:del w:id="321" w:author="Alec" w:date="2013-05-21T22:18:00Z">
        <w:r w:rsidDel="00E03E80">
          <w:delText>example</w:delText>
        </w:r>
      </w:del>
      <w:ins w:id="322" w:author="Alec" w:date="2013-05-21T22:18:00Z">
        <w:r w:rsidR="00E03E80">
          <w:t>example,</w:t>
        </w:r>
      </w:ins>
      <w:r>
        <w:t xml:space="preserve"> we create the menu from an Android menu </w:t>
      </w:r>
      <w:r>
        <w:lastRenderedPageBreak/>
        <w:t xml:space="preserve">resource stored at </w:t>
      </w:r>
      <w:r w:rsidRPr="00427BA6">
        <w:rPr>
          <w:rStyle w:val="CodeInline"/>
        </w:rPr>
        <w:t>Resources/menu/mainactivity_menu.xml</w:t>
      </w:r>
      <w:r>
        <w:t>. The contents of this file are shown in the following snippet:</w:t>
      </w:r>
    </w:p>
    <w:p w14:paraId="521D17FC" w14:textId="77777777" w:rsidR="00CC6945" w:rsidRDefault="00CC6945" w:rsidP="00CC6945">
      <w:pPr>
        <w:pStyle w:val="Code"/>
      </w:pPr>
      <w:r>
        <w:t>&lt;?xml version="1.0" encoding="utf-8" ?&gt;</w:t>
      </w:r>
    </w:p>
    <w:p w14:paraId="412DEDAC" w14:textId="77777777" w:rsidR="00CC6945" w:rsidRDefault="00CC6945" w:rsidP="00CC6945">
      <w:pPr>
        <w:pStyle w:val="Code"/>
      </w:pPr>
      <w:r>
        <w:t>&lt;menu xmlns:android="http://schemas.android.com/apk/res/android"&gt;</w:t>
      </w:r>
    </w:p>
    <w:p w14:paraId="1A03B222" w14:textId="77777777" w:rsidR="00CC6945" w:rsidRDefault="00CC6945" w:rsidP="00CC6945">
      <w:pPr>
        <w:pStyle w:val="Code"/>
      </w:pPr>
      <w:r>
        <w:t xml:space="preserve">  &lt;item android:id="@+id/menu_refresh_data"</w:t>
      </w:r>
    </w:p>
    <w:p w14:paraId="1AD5833E" w14:textId="77777777" w:rsidR="00CC6945" w:rsidRDefault="00CC6945" w:rsidP="00CC6945">
      <w:pPr>
        <w:pStyle w:val="Code"/>
      </w:pPr>
      <w:r>
        <w:t xml:space="preserve">        android:icon="@drawable/ic_menu_refresh_data"</w:t>
      </w:r>
    </w:p>
    <w:p w14:paraId="0C18A08B" w14:textId="77777777" w:rsidR="00CC6945" w:rsidRDefault="00CC6945" w:rsidP="00CC6945">
      <w:pPr>
        <w:pStyle w:val="Code"/>
      </w:pPr>
      <w:r>
        <w:t xml:space="preserve">        android:title="@string/menu_refresh_data"</w:t>
      </w:r>
    </w:p>
    <w:p w14:paraId="27D39EC2" w14:textId="77777777" w:rsidR="00CC6945" w:rsidRDefault="00CC6945" w:rsidP="00CC6945">
      <w:pPr>
        <w:pStyle w:val="Code"/>
      </w:pPr>
      <w:r>
        <w:t xml:space="preserve">        /&gt;</w:t>
      </w:r>
    </w:p>
    <w:p w14:paraId="7C7E3D08" w14:textId="77777777" w:rsidR="00CC6945" w:rsidRDefault="00CC6945" w:rsidP="00CC6945">
      <w:pPr>
        <w:pStyle w:val="Code"/>
      </w:pPr>
      <w:r>
        <w:t>&lt;/menu&gt;</w:t>
      </w:r>
    </w:p>
    <w:p w14:paraId="11F863D4" w14:textId="77777777" w:rsidR="00CC6945" w:rsidRDefault="00CC6945" w:rsidP="00CC6945">
      <w:pPr>
        <w:pStyle w:val="Normal-indent"/>
      </w:pPr>
      <w:r>
        <w:t>This file should seem pretty familiar to you by now. It holds the meta</w:t>
      </w:r>
      <w:del w:id="323" w:author="Alec" w:date="2013-05-23T17:28:00Z">
        <w:r w:rsidDel="006A4050">
          <w:delText>-</w:delText>
        </w:r>
      </w:del>
      <w:r>
        <w:t xml:space="preserve">data that the </w:t>
      </w:r>
      <w:r w:rsidRPr="00D774C3">
        <w:rPr>
          <w:rStyle w:val="CodeInline"/>
        </w:rPr>
        <w:t>MenuInflater</w:t>
      </w:r>
      <w:r>
        <w:t xml:space="preserve"> helper will use to add to the options menu for this activity.</w:t>
      </w:r>
    </w:p>
    <w:p w14:paraId="011A82AD" w14:textId="73E21D4D" w:rsidR="00CC6945" w:rsidRDefault="00CC6945" w:rsidP="00CC6945">
      <w:pPr>
        <w:pStyle w:val="Normal-indent"/>
      </w:pPr>
      <w:r>
        <w:t xml:space="preserve">The other method that was added to the Activity, </w:t>
      </w:r>
      <w:r w:rsidRPr="00296261">
        <w:rPr>
          <w:rStyle w:val="CodeInline"/>
        </w:rPr>
        <w:t>OnOptionsItemSelected</w:t>
      </w:r>
      <w:r>
        <w:t xml:space="preserve">, is called by the system when the user selects a menu item. It takes a </w:t>
      </w:r>
      <w:r w:rsidRPr="00553485">
        <w:rPr>
          <w:rStyle w:val="CodeInline"/>
        </w:rPr>
        <w:t>MenuItem</w:t>
      </w:r>
      <w:r>
        <w:t xml:space="preserve"> item parameter that is the item that the user selected. The method </w:t>
      </w:r>
      <w:del w:id="324" w:author="Alec" w:date="2013-05-25T09:27:00Z">
        <w:r w:rsidDel="00180A07">
          <w:delText xml:space="preserve">will </w:delText>
        </w:r>
      </w:del>
      <w:r>
        <w:t>compare</w:t>
      </w:r>
      <w:ins w:id="325" w:author="Alec" w:date="2013-05-25T09:27:00Z">
        <w:r w:rsidR="00180A07">
          <w:t>s</w:t>
        </w:r>
      </w:ins>
      <w:r>
        <w:t xml:space="preserve"> the ID of the selected menu item with a list of know menu ID</w:t>
      </w:r>
      <w:del w:id="326" w:author="Alec" w:date="2013-05-23T17:29:00Z">
        <w:r w:rsidDel="007A21A9">
          <w:delText>’</w:delText>
        </w:r>
      </w:del>
      <w:r>
        <w:t>s, and</w:t>
      </w:r>
      <w:ins w:id="327" w:author="Alec" w:date="2013-05-23T17:30:00Z">
        <w:r w:rsidR="007A21A9">
          <w:t xml:space="preserve"> then</w:t>
        </w:r>
      </w:ins>
      <w:r>
        <w:t xml:space="preserve"> performs the appropriate action. </w:t>
      </w:r>
      <w:r w:rsidRPr="000039BE">
        <w:rPr>
          <w:rStyle w:val="CodeInline"/>
        </w:rPr>
        <w:t>OnOptionsItemSelected</w:t>
      </w:r>
      <w:r>
        <w:t xml:space="preserve"> will return </w:t>
      </w:r>
      <w:r w:rsidRPr="000039BE">
        <w:rPr>
          <w:rStyle w:val="CodeInline"/>
        </w:rPr>
        <w:t>true</w:t>
      </w:r>
      <w:r>
        <w:t xml:space="preserve"> for each menu item that it successfully handled</w:t>
      </w:r>
      <w:del w:id="328" w:author="Alec" w:date="2013-05-21T22:18:00Z">
        <w:r w:rsidDel="00E03E80">
          <w:delText xml:space="preserve">.  </w:delText>
        </w:r>
      </w:del>
      <w:ins w:id="329" w:author="Alec" w:date="2013-05-21T22:18:00Z">
        <w:r w:rsidR="00E03E80">
          <w:t xml:space="preserve">. </w:t>
        </w:r>
      </w:ins>
      <w:r>
        <w:t>Unknown menu ID</w:t>
      </w:r>
      <w:del w:id="330" w:author="Alec" w:date="2013-05-23T17:30:00Z">
        <w:r w:rsidDel="007A21A9">
          <w:delText>’</w:delText>
        </w:r>
      </w:del>
      <w:r>
        <w:t xml:space="preserve">s should always be handled by the superclass implementation. For more detailed information about </w:t>
      </w:r>
      <w:ins w:id="331" w:author="Alec" w:date="2013-05-21T22:18:00Z">
        <w:r w:rsidR="00E03E80">
          <w:t xml:space="preserve">how to </w:t>
        </w:r>
      </w:ins>
      <w:r>
        <w:t xml:space="preserve">create menus in Android, consult </w:t>
      </w:r>
      <w:hyperlink r:id="rId29" w:history="1">
        <w:r w:rsidRPr="003037BC">
          <w:rPr>
            <w:rStyle w:val="Hyperlink"/>
          </w:rPr>
          <w:t>Google’s documentation on Menus</w:t>
        </w:r>
      </w:hyperlink>
      <w:r>
        <w:t>.</w:t>
      </w:r>
    </w:p>
    <w:p w14:paraId="7113E556" w14:textId="2CB710C4" w:rsidR="00CC6945" w:rsidRDefault="00CC6945" w:rsidP="00CC6945">
      <w:pPr>
        <w:pStyle w:val="Normal-indent"/>
      </w:pPr>
      <w:r>
        <w:t>If you run the application</w:t>
      </w:r>
      <w:del w:id="332" w:author="Alec" w:date="2013-05-23T17:30:00Z">
        <w:r w:rsidDel="007A21A9">
          <w:delText xml:space="preserve"> and run it</w:delText>
        </w:r>
      </w:del>
      <w:r>
        <w:t>, you should be able to see the options menu as show</w:t>
      </w:r>
      <w:ins w:id="333" w:author="Alec" w:date="2013-05-23T17:30:00Z">
        <w:r w:rsidR="007A21A9">
          <w:t>n</w:t>
        </w:r>
      </w:ins>
      <w:del w:id="334" w:author="Alec" w:date="2013-05-23T17:30:00Z">
        <w:r w:rsidDel="007A21A9">
          <w:delText xml:space="preserve"> </w:delText>
        </w:r>
      </w:del>
      <w:ins w:id="335" w:author="Alec" w:date="2013-05-23T17:30:00Z">
        <w:r w:rsidR="007A21A9">
          <w:t xml:space="preserve"> </w:t>
        </w:r>
      </w:ins>
      <w:r>
        <w:t>in the following screenshot:</w:t>
      </w:r>
    </w:p>
    <w:p w14:paraId="235200D1" w14:textId="77777777" w:rsidR="00CC6945" w:rsidRDefault="00CC6945" w:rsidP="00CC6945">
      <w:pPr>
        <w:pStyle w:val="Normal-indent"/>
      </w:pPr>
      <w:r>
        <w:rPr>
          <w:noProof/>
          <w:lang w:eastAsia="en-US"/>
        </w:rPr>
        <w:lastRenderedPageBreak/>
        <w:drawing>
          <wp:inline distT="0" distB="0" distL="0" distR="0" wp14:anchorId="6A6F1723" wp14:editId="42D79905">
            <wp:extent cx="2304000" cy="409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2-06 13.32.18.png"/>
                    <pic:cNvPicPr/>
                  </pic:nvPicPr>
                  <pic:blipFill>
                    <a:blip r:embed="rId30">
                      <a:extLst>
                        <a:ext uri="{28A0092B-C50C-407E-A947-70E740481C1C}">
                          <a14:useLocalDpi xmlns:a14="http://schemas.microsoft.com/office/drawing/2010/main" val="0"/>
                        </a:ext>
                      </a:extLst>
                    </a:blip>
                    <a:stretch>
                      <a:fillRect/>
                    </a:stretch>
                  </pic:blipFill>
                  <pic:spPr>
                    <a:xfrm>
                      <a:off x="0" y="0"/>
                      <a:ext cx="2304000" cy="4096000"/>
                    </a:xfrm>
                    <a:prstGeom prst="rect">
                      <a:avLst/>
                    </a:prstGeom>
                  </pic:spPr>
                </pic:pic>
              </a:graphicData>
            </a:graphic>
          </wp:inline>
        </w:drawing>
      </w:r>
    </w:p>
    <w:p w14:paraId="1BF61896" w14:textId="7B733949" w:rsidR="00CC6945" w:rsidRDefault="00CC6945" w:rsidP="00CC6945">
      <w:pPr>
        <w:pStyle w:val="Normal-indent"/>
      </w:pPr>
      <w:r>
        <w:t xml:space="preserve">If you select </w:t>
      </w:r>
      <w:r w:rsidRPr="007D1885">
        <w:rPr>
          <w:rStyle w:val="UIItem"/>
        </w:rPr>
        <w:t>Update</w:t>
      </w:r>
      <w:r>
        <w:t>, then the application will retrieve updated conference data from the web and update the speaker list. However, all this is happening on the UI thread</w:t>
      </w:r>
      <w:del w:id="336" w:author="Alec" w:date="2013-05-23T17:31:00Z">
        <w:r w:rsidDel="00517DD1">
          <w:delText xml:space="preserve"> – </w:delText>
        </w:r>
      </w:del>
      <w:ins w:id="337" w:author="Alec" w:date="2013-05-23T17:31:00Z">
        <w:r w:rsidR="00517DD1">
          <w:t xml:space="preserve">, </w:t>
        </w:r>
      </w:ins>
      <w:r>
        <w:t xml:space="preserve">which is something our application should avoid doing. Let’s move on and address this issue by performing the update on a background thread and by displaying some sort of “in progress” indicator to the user so that they know what is happening. </w:t>
      </w:r>
    </w:p>
    <w:p w14:paraId="49AFFEC6" w14:textId="77777777" w:rsidR="00C158DB" w:rsidRDefault="00C158DB" w:rsidP="00C158DB">
      <w:pPr>
        <w:pStyle w:val="Heading3"/>
      </w:pPr>
      <w:r>
        <w:t>Using a Background Thread</w:t>
      </w:r>
    </w:p>
    <w:p w14:paraId="7FCDDC40" w14:textId="510F8827" w:rsidR="00C158DB" w:rsidRDefault="00C158DB" w:rsidP="00C158DB">
      <w:pPr>
        <w:pStyle w:val="Normal-indent"/>
      </w:pPr>
      <w:r>
        <w:t>When a web service is called synchronously, it blocks the main thread (also called the UI thread), preventing the user from interacting</w:t>
      </w:r>
      <w:ins w:id="338" w:author="Alec" w:date="2013-05-23T17:31:00Z">
        <w:r w:rsidR="00517DD1">
          <w:t xml:space="preserve"> with</w:t>
        </w:r>
      </w:ins>
      <w:r>
        <w:t xml:space="preserve"> the application. If the main UI thread is unresponsive for more than about five seconds, Android will intervene with the dreaded </w:t>
      </w:r>
      <w:r w:rsidRPr="0094456C">
        <w:rPr>
          <w:rStyle w:val="SubtleEmphasis"/>
        </w:rPr>
        <w:t>Application Not Responding (ANR)</w:t>
      </w:r>
      <w:r>
        <w:t xml:space="preserve"> dialog, as shown in the following screenshot:</w:t>
      </w:r>
    </w:p>
    <w:p w14:paraId="178779CA" w14:textId="77777777" w:rsidR="00C158DB" w:rsidRDefault="00C158DB" w:rsidP="00C158DB">
      <w:pPr>
        <w:pStyle w:val="Normal-indent"/>
      </w:pPr>
      <w:r>
        <w:rPr>
          <w:noProof/>
          <w:lang w:eastAsia="en-US"/>
        </w:rPr>
        <w:lastRenderedPageBreak/>
        <w:drawing>
          <wp:inline distT="0" distB="0" distL="0" distR="0" wp14:anchorId="215DCACD" wp14:editId="2C2D87A8">
            <wp:extent cx="2215566" cy="1084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r.png"/>
                    <pic:cNvPicPr/>
                  </pic:nvPicPr>
                  <pic:blipFill>
                    <a:blip r:embed="rId31">
                      <a:extLst>
                        <a:ext uri="{28A0092B-C50C-407E-A947-70E740481C1C}">
                          <a14:useLocalDpi xmlns:a14="http://schemas.microsoft.com/office/drawing/2010/main" val="0"/>
                        </a:ext>
                      </a:extLst>
                    </a:blip>
                    <a:stretch>
                      <a:fillRect/>
                    </a:stretch>
                  </pic:blipFill>
                  <pic:spPr>
                    <a:xfrm>
                      <a:off x="0" y="0"/>
                      <a:ext cx="2215721" cy="1084121"/>
                    </a:xfrm>
                    <a:prstGeom prst="rect">
                      <a:avLst/>
                    </a:prstGeom>
                  </pic:spPr>
                </pic:pic>
              </a:graphicData>
            </a:graphic>
          </wp:inline>
        </w:drawing>
      </w:r>
    </w:p>
    <w:p w14:paraId="4357FBA5" w14:textId="1BA33365" w:rsidR="00C158DB" w:rsidRDefault="00C158DB" w:rsidP="00C158DB">
      <w:pPr>
        <w:pStyle w:val="Normal-indent"/>
      </w:pPr>
      <w:r>
        <w:t xml:space="preserve">In order to prevent this, an application should do as little work in the UI thread as possible. Long running or complex operations should be </w:t>
      </w:r>
      <w:del w:id="339" w:author="Alec" w:date="2013-05-23T17:32:00Z">
        <w:r w:rsidDel="00517DD1">
          <w:delText xml:space="preserve">done </w:delText>
        </w:r>
      </w:del>
      <w:ins w:id="340" w:author="Alec" w:date="2013-05-23T17:32:00Z">
        <w:r w:rsidR="00517DD1">
          <w:t xml:space="preserve">run </w:t>
        </w:r>
      </w:ins>
      <w:r>
        <w:t xml:space="preserve">in a worker thread. When these operations are </w:t>
      </w:r>
      <w:del w:id="341" w:author="Alec" w:date="2013-05-21T22:18:00Z">
        <w:r w:rsidDel="00E03E80">
          <w:delText>finished</w:delText>
        </w:r>
      </w:del>
      <w:ins w:id="342" w:author="Alec" w:date="2013-05-21T22:18:00Z">
        <w:r w:rsidR="00E03E80">
          <w:t>finished,</w:t>
        </w:r>
      </w:ins>
      <w:r>
        <w:t xml:space="preserve"> their results are returned to the UI thread and the</w:t>
      </w:r>
      <w:ins w:id="343" w:author="Alec" w:date="2013-05-23T17:32:00Z">
        <w:r w:rsidR="00517DD1">
          <w:t>n the</w:t>
        </w:r>
      </w:ins>
      <w:r>
        <w:t xml:space="preserve"> user interface </w:t>
      </w:r>
      <w:ins w:id="344" w:author="Alec" w:date="2013-05-23T17:32:00Z">
        <w:r w:rsidR="00517DD1">
          <w:t xml:space="preserve">is </w:t>
        </w:r>
      </w:ins>
      <w:r>
        <w:t>updated with the values.</w:t>
      </w:r>
    </w:p>
    <w:p w14:paraId="1CFA4EDC" w14:textId="3FE71F1A" w:rsidR="00C158DB" w:rsidRDefault="005B6262" w:rsidP="00CC6945">
      <w:pPr>
        <w:pStyle w:val="Normal-indent"/>
      </w:pPr>
      <w:r>
        <w:t xml:space="preserve">We can use the same </w:t>
      </w:r>
      <w:r w:rsidRPr="00517DD1">
        <w:rPr>
          <w:rStyle w:val="CodeInline"/>
          <w:rPrChange w:id="345" w:author="Alec" w:date="2013-05-23T17:33:00Z">
            <w:rPr/>
          </w:rPrChange>
        </w:rPr>
        <w:t>Task.Factory.StartNew</w:t>
      </w:r>
      <w:r>
        <w:t xml:space="preserve"> method that we did </w:t>
      </w:r>
      <w:del w:id="346" w:author="Alec" w:date="2013-05-25T09:29:00Z">
        <w:r w:rsidDel="00180A07">
          <w:delText xml:space="preserve">on </w:delText>
        </w:r>
      </w:del>
      <w:ins w:id="347" w:author="Alec" w:date="2013-05-25T09:29:00Z">
        <w:r w:rsidR="00180A07">
          <w:t xml:space="preserve">in </w:t>
        </w:r>
      </w:ins>
      <w:r>
        <w:t>iOS.</w:t>
      </w:r>
    </w:p>
    <w:p w14:paraId="4B19F0FB" w14:textId="57669CA9" w:rsidR="00CC6945" w:rsidRDefault="00CC6945" w:rsidP="005B6262">
      <w:pPr>
        <w:pStyle w:val="Normal-indent"/>
      </w:pPr>
      <w:r>
        <w:t xml:space="preserve">Edit the file </w:t>
      </w:r>
      <w:r w:rsidRPr="006C7113">
        <w:rPr>
          <w:rStyle w:val="CodeInline"/>
        </w:rPr>
        <w:t>SpeakersActivity.cs</w:t>
      </w:r>
      <w:del w:id="348" w:author="Alec" w:date="2013-05-23T17:33:00Z">
        <w:r w:rsidDel="00517DD1">
          <w:delText xml:space="preserve"> </w:delText>
        </w:r>
      </w:del>
      <w:ins w:id="349" w:author="Alec" w:date="2013-05-23T17:33:00Z">
        <w:r w:rsidR="00517DD1">
          <w:t xml:space="preserve">, </w:t>
        </w:r>
      </w:ins>
      <w:r w:rsidR="00FA5ECB">
        <w:t xml:space="preserve">updating the code to use a </w:t>
      </w:r>
      <w:r w:rsidR="00FA5ECB" w:rsidRPr="008F5846">
        <w:rPr>
          <w:rStyle w:val="CodeInline"/>
        </w:rPr>
        <w:t>ProgressDialog</w:t>
      </w:r>
      <w:r w:rsidR="00FA5ECB">
        <w:t xml:space="preserve"> and </w:t>
      </w:r>
      <w:r w:rsidR="00FA5ECB" w:rsidRPr="008F5846">
        <w:rPr>
          <w:rStyle w:val="CodeInline"/>
        </w:rPr>
        <w:t>Task.Factory.StartNew</w:t>
      </w:r>
      <w:r>
        <w:t>:</w:t>
      </w:r>
    </w:p>
    <w:p w14:paraId="3A8F16A7" w14:textId="77777777" w:rsidR="006F37E8" w:rsidRDefault="006F37E8" w:rsidP="006F37E8">
      <w:pPr>
        <w:pStyle w:val="Code"/>
      </w:pPr>
      <w:r>
        <w:t>SpeakersAdapter adapter;</w:t>
      </w:r>
    </w:p>
    <w:p w14:paraId="1E64CDF3" w14:textId="77777777" w:rsidR="006F37E8" w:rsidRDefault="006F37E8" w:rsidP="006F37E8">
      <w:pPr>
        <w:pStyle w:val="Code"/>
      </w:pPr>
      <w:r>
        <w:t>ProgressDialog progressDialog;</w:t>
      </w:r>
    </w:p>
    <w:p w14:paraId="1C3DAF7B" w14:textId="77777777" w:rsidR="006F37E8" w:rsidRDefault="006F37E8" w:rsidP="006F37E8">
      <w:pPr>
        <w:pStyle w:val="Code"/>
      </w:pPr>
      <w:r>
        <w:t>List&lt;Speaker&gt; speakers;</w:t>
      </w:r>
    </w:p>
    <w:p w14:paraId="0581D11D" w14:textId="77777777" w:rsidR="006F37E8" w:rsidRDefault="006F37E8" w:rsidP="006F37E8">
      <w:pPr>
        <w:pStyle w:val="Code"/>
      </w:pPr>
    </w:p>
    <w:p w14:paraId="603FE754" w14:textId="77777777" w:rsidR="006F37E8" w:rsidRDefault="006F37E8" w:rsidP="006F37E8">
      <w:pPr>
        <w:pStyle w:val="Code"/>
      </w:pPr>
      <w:r>
        <w:t>protected override void OnCreate(Bundle bundle)</w:t>
      </w:r>
    </w:p>
    <w:p w14:paraId="0E9A5849" w14:textId="77777777" w:rsidR="006F37E8" w:rsidRDefault="006F37E8" w:rsidP="006F37E8">
      <w:pPr>
        <w:pStyle w:val="Code"/>
      </w:pPr>
      <w:r>
        <w:t>{</w:t>
      </w:r>
    </w:p>
    <w:p w14:paraId="091680CF" w14:textId="21D3C2AD" w:rsidR="006F37E8" w:rsidRDefault="006F37E8" w:rsidP="006F37E8">
      <w:pPr>
        <w:pStyle w:val="Code"/>
      </w:pPr>
      <w:r>
        <w:t xml:space="preserve">    base.OnCreate(bundle);</w:t>
      </w:r>
    </w:p>
    <w:p w14:paraId="383802DD" w14:textId="2659A360" w:rsidR="006F37E8" w:rsidRDefault="006F37E8" w:rsidP="006F37E8">
      <w:pPr>
        <w:pStyle w:val="Code"/>
      </w:pPr>
      <w:r>
        <w:t xml:space="preserve">    progressDialog = ProgressDialog.Show(this, "Loading", "Speakers", true, false);</w:t>
      </w:r>
    </w:p>
    <w:p w14:paraId="57D2A516" w14:textId="3E14DC38" w:rsidR="006F37E8" w:rsidRDefault="006F37E8" w:rsidP="006F37E8">
      <w:pPr>
        <w:pStyle w:val="Code"/>
      </w:pPr>
      <w:r>
        <w:t xml:space="preserve">    Task.Factory.StartNew(() =&gt; {</w:t>
      </w:r>
    </w:p>
    <w:p w14:paraId="47141DCD" w14:textId="62D5C5DF" w:rsidR="006F37E8" w:rsidRDefault="006F37E8" w:rsidP="006F37E8">
      <w:pPr>
        <w:pStyle w:val="Code"/>
      </w:pPr>
      <w:r>
        <w:t xml:space="preserve">        Downloader.DownloadSpeakerJson();</w:t>
      </w:r>
    </w:p>
    <w:p w14:paraId="69C80F05" w14:textId="63198FBE" w:rsidR="006F37E8" w:rsidRDefault="006F37E8" w:rsidP="006F37E8">
      <w:pPr>
        <w:pStyle w:val="Code"/>
      </w:pPr>
      <w:r>
        <w:t xml:space="preserve">        speakers = SpeakersJsonParser.Instance.Speakers;</w:t>
      </w:r>
    </w:p>
    <w:p w14:paraId="3AF532F2" w14:textId="7D091E09" w:rsidR="006F37E8" w:rsidRDefault="006F37E8" w:rsidP="006F37E8">
      <w:pPr>
        <w:pStyle w:val="Code"/>
      </w:pPr>
      <w:r>
        <w:t xml:space="preserve">    }).ContinueWith(task =&gt; {</w:t>
      </w:r>
    </w:p>
    <w:p w14:paraId="6BB0389D" w14:textId="59C2D7BD" w:rsidR="006F37E8" w:rsidRDefault="006F37E8" w:rsidP="006F37E8">
      <w:pPr>
        <w:pStyle w:val="Code"/>
      </w:pPr>
      <w:r>
        <w:t xml:space="preserve">        DisplaySpeakers();</w:t>
      </w:r>
    </w:p>
    <w:p w14:paraId="52A5D27F" w14:textId="744A5424" w:rsidR="006F37E8" w:rsidRDefault="006F37E8" w:rsidP="006F37E8">
      <w:pPr>
        <w:pStyle w:val="Code"/>
      </w:pPr>
      <w:r>
        <w:t xml:space="preserve">    }, TaskScheduler.FromCurrentSynchronizationContext());</w:t>
      </w:r>
    </w:p>
    <w:p w14:paraId="2DD399BB" w14:textId="628ACCBB" w:rsidR="006F37E8" w:rsidRDefault="006F37E8" w:rsidP="006F37E8">
      <w:pPr>
        <w:pStyle w:val="Code"/>
      </w:pPr>
      <w:r>
        <w:t>}</w:t>
      </w:r>
    </w:p>
    <w:p w14:paraId="29BD5395" w14:textId="77777777" w:rsidR="006F37E8" w:rsidRDefault="006F37E8" w:rsidP="006F37E8">
      <w:pPr>
        <w:pStyle w:val="Code"/>
      </w:pPr>
      <w:r>
        <w:t>private void DisplaySpeakers()</w:t>
      </w:r>
    </w:p>
    <w:p w14:paraId="24AC2CC6" w14:textId="32CEF312" w:rsidR="006F37E8" w:rsidRDefault="006F37E8" w:rsidP="00FA5ECB">
      <w:pPr>
        <w:pStyle w:val="Code"/>
      </w:pPr>
      <w:r>
        <w:t>{</w:t>
      </w:r>
    </w:p>
    <w:p w14:paraId="01679DE3" w14:textId="56061443" w:rsidR="006F37E8" w:rsidRDefault="00FA5ECB" w:rsidP="00FA5ECB">
      <w:pPr>
        <w:pStyle w:val="Code"/>
      </w:pPr>
      <w:r>
        <w:t xml:space="preserve">    </w:t>
      </w:r>
      <w:r w:rsidR="006F37E8">
        <w:t>if (progressDialog != null)</w:t>
      </w:r>
      <w:r>
        <w:t xml:space="preserve"> </w:t>
      </w:r>
      <w:r w:rsidR="006F37E8">
        <w:t>{</w:t>
      </w:r>
    </w:p>
    <w:p w14:paraId="7F20B0C1" w14:textId="4D082FE6" w:rsidR="006F37E8" w:rsidRDefault="00FA5ECB" w:rsidP="006F37E8">
      <w:pPr>
        <w:pStyle w:val="Code"/>
      </w:pPr>
      <w:r>
        <w:t xml:space="preserve">        </w:t>
      </w:r>
      <w:r w:rsidR="006F37E8">
        <w:t>progressDialog.Dismiss();</w:t>
      </w:r>
    </w:p>
    <w:p w14:paraId="2429CB29" w14:textId="7941D794" w:rsidR="006F37E8" w:rsidRDefault="00FA5ECB" w:rsidP="006F37E8">
      <w:pPr>
        <w:pStyle w:val="Code"/>
      </w:pPr>
      <w:r>
        <w:t xml:space="preserve">        </w:t>
      </w:r>
      <w:r w:rsidR="006F37E8">
        <w:t>progressDialog = null;</w:t>
      </w:r>
    </w:p>
    <w:p w14:paraId="7263AA40" w14:textId="661A662F" w:rsidR="006F37E8" w:rsidRDefault="00FA5ECB" w:rsidP="006F37E8">
      <w:pPr>
        <w:pStyle w:val="Code"/>
      </w:pPr>
      <w:r>
        <w:t xml:space="preserve">    </w:t>
      </w:r>
      <w:r w:rsidR="006F37E8">
        <w:t>}</w:t>
      </w:r>
    </w:p>
    <w:p w14:paraId="74874897" w14:textId="77777777" w:rsidR="006F37E8" w:rsidRDefault="006F37E8" w:rsidP="006F37E8">
      <w:pPr>
        <w:pStyle w:val="Code"/>
      </w:pPr>
      <w:r>
        <w:t xml:space="preserve">    adapter = new SpeakersAdapter(this, speakers);</w:t>
      </w:r>
    </w:p>
    <w:p w14:paraId="04F8C611" w14:textId="77777777" w:rsidR="006F37E8" w:rsidRDefault="006F37E8" w:rsidP="006F37E8">
      <w:pPr>
        <w:pStyle w:val="Code"/>
      </w:pPr>
      <w:r>
        <w:t xml:space="preserve">    ListView.Adapter = adapter;</w:t>
      </w:r>
    </w:p>
    <w:p w14:paraId="4F07DE72" w14:textId="433E1689" w:rsidR="00CC6945" w:rsidRDefault="008F5846" w:rsidP="008F5846">
      <w:pPr>
        <w:pStyle w:val="Code"/>
      </w:pPr>
      <w:r>
        <w:t>}</w:t>
      </w:r>
    </w:p>
    <w:p w14:paraId="7BED99AC" w14:textId="33CD2F37" w:rsidR="00CC6945" w:rsidRDefault="00CC6945" w:rsidP="00CC6945">
      <w:pPr>
        <w:pStyle w:val="Normal-indent"/>
      </w:pPr>
      <w:r>
        <w:t xml:space="preserve">This method will be used to display a </w:t>
      </w:r>
      <w:r w:rsidRPr="004A319B">
        <w:rPr>
          <w:rStyle w:val="CodeInline"/>
        </w:rPr>
        <w:t>ProgressDialog</w:t>
      </w:r>
      <w:r>
        <w:t xml:space="preserve"> on the Activity</w:t>
      </w:r>
      <w:r w:rsidR="008F5846">
        <w:t xml:space="preserve"> while the data is downloaded and parsed on a background thread.</w:t>
      </w:r>
    </w:p>
    <w:p w14:paraId="2D53301A" w14:textId="64B665D2" w:rsidR="00CC6945" w:rsidRDefault="00CC6945" w:rsidP="00FF720D">
      <w:pPr>
        <w:pStyle w:val="Normal-indent"/>
      </w:pPr>
      <w:r>
        <w:lastRenderedPageBreak/>
        <w:t>Once the background thread is finished, the continuation that we have set</w:t>
      </w:r>
      <w:ins w:id="350" w:author="Alec" w:date="2013-05-23T17:33:00Z">
        <w:r w:rsidR="00517DD1">
          <w:t xml:space="preserve"> </w:t>
        </w:r>
      </w:ins>
      <w:r>
        <w:t>up to run on the UI thread</w:t>
      </w:r>
      <w:r w:rsidR="005B6262">
        <w:t xml:space="preserve"> will display the data in the ListView and hide the progress indicator</w:t>
      </w:r>
      <w:r>
        <w:t>.</w:t>
      </w:r>
    </w:p>
    <w:p w14:paraId="6B692039" w14:textId="7F78B828" w:rsidR="00CC6945" w:rsidRDefault="00CC6945" w:rsidP="00FF720D">
      <w:pPr>
        <w:pStyle w:val="Normal-indent"/>
      </w:pPr>
      <w:r>
        <w:t xml:space="preserve">Run the application and select the </w:t>
      </w:r>
      <w:r w:rsidRPr="00E50C96">
        <w:rPr>
          <w:rStyle w:val="UIItem"/>
        </w:rPr>
        <w:t>Speakers</w:t>
      </w:r>
      <w:r>
        <w:t xml:space="preserve"> tab. Open up the options menu, and</w:t>
      </w:r>
      <w:ins w:id="351" w:author="Alec" w:date="2013-05-23T17:34:00Z">
        <w:r w:rsidR="00517DD1">
          <w:t xml:space="preserve"> then</w:t>
        </w:r>
      </w:ins>
      <w:r>
        <w:t xml:space="preserve"> select </w:t>
      </w:r>
      <w:r w:rsidRPr="00E50C96">
        <w:rPr>
          <w:rStyle w:val="UIItem"/>
        </w:rPr>
        <w:t>Update</w:t>
      </w:r>
      <w:r>
        <w:t>. The screen of your application should change to resemble the following screenshot while the data is being updated:</w:t>
      </w:r>
    </w:p>
    <w:p w14:paraId="3B060F30" w14:textId="25B13F37" w:rsidR="00CC6945" w:rsidRDefault="00665844" w:rsidP="00CC6945">
      <w:pPr>
        <w:pStyle w:val="Normal-indent"/>
      </w:pPr>
      <w:r>
        <w:rPr>
          <w:noProof/>
          <w:lang w:eastAsia="en-US"/>
        </w:rPr>
        <w:drawing>
          <wp:inline distT="0" distB="0" distL="0" distR="0" wp14:anchorId="66F6F0D0" wp14:editId="1FAA5AF0">
            <wp:extent cx="1910713" cy="3413359"/>
            <wp:effectExtent l="0" t="0" r="0" b="0"/>
            <wp:docPr id="14" name="Picture 14" descr="Macintosh HD:Users:craigdunn:Desktop:Screen Shot 2013-04-07 at 5.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aigdunn:Desktop:Screen Shot 2013-04-07 at 5.29.47 P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1752" t="7025" r="11558" b="9716"/>
                    <a:stretch/>
                  </pic:blipFill>
                  <pic:spPr bwMode="auto">
                    <a:xfrm>
                      <a:off x="0" y="0"/>
                      <a:ext cx="1911081" cy="3414017"/>
                    </a:xfrm>
                    <a:prstGeom prst="rect">
                      <a:avLst/>
                    </a:prstGeom>
                    <a:noFill/>
                    <a:ln>
                      <a:noFill/>
                    </a:ln>
                    <a:extLst>
                      <a:ext uri="{53640926-AAD7-44D8-BBD7-CCE9431645EC}">
                        <a14:shadowObscured xmlns:a14="http://schemas.microsoft.com/office/drawing/2010/main"/>
                      </a:ext>
                    </a:extLst>
                  </pic:spPr>
                </pic:pic>
              </a:graphicData>
            </a:graphic>
          </wp:inline>
        </w:drawing>
      </w:r>
    </w:p>
    <w:p w14:paraId="74564934" w14:textId="4062193D" w:rsidR="00CC6945" w:rsidRPr="00CC6945" w:rsidRDefault="00CC6945" w:rsidP="00FF720D">
      <w:pPr>
        <w:pStyle w:val="Normal-indent"/>
      </w:pPr>
      <w:r>
        <w:t xml:space="preserve">Congratulations! At this </w:t>
      </w:r>
      <w:del w:id="352" w:author="Alec" w:date="2013-05-21T22:18:00Z">
        <w:r w:rsidDel="00E03E80">
          <w:delText>point</w:delText>
        </w:r>
      </w:del>
      <w:ins w:id="353" w:author="Alec" w:date="2013-05-21T22:18:00Z">
        <w:r w:rsidR="00E03E80">
          <w:t>point,</w:t>
        </w:r>
      </w:ins>
      <w:r>
        <w:t xml:space="preserve"> you</w:t>
      </w:r>
      <w:ins w:id="354" w:author="Alec" w:date="2013-05-21T22:19:00Z">
        <w:r w:rsidR="00E03E80">
          <w:t xml:space="preserve"> have</w:t>
        </w:r>
      </w:ins>
      <w:del w:id="355" w:author="Alec" w:date="2013-05-21T22:19:00Z">
        <w:r w:rsidDel="00E03E80">
          <w:delText>’ve got</w:delText>
        </w:r>
      </w:del>
      <w:r>
        <w:t xml:space="preserve"> a working application that will refresh itself from a web service and</w:t>
      </w:r>
      <w:ins w:id="356" w:author="Alec" w:date="2013-05-23T17:34:00Z">
        <w:r w:rsidR="00517DD1">
          <w:t xml:space="preserve"> will</w:t>
        </w:r>
      </w:ins>
      <w:r>
        <w:t xml:space="preserve"> avoid the dreaded ANR that w</w:t>
      </w:r>
      <w:ins w:id="357" w:author="Alec" w:date="2013-05-23T17:34:00Z">
        <w:r w:rsidR="00517DD1">
          <w:t>ould</w:t>
        </w:r>
      </w:ins>
      <w:del w:id="358" w:author="Alec" w:date="2013-05-23T17:34:00Z">
        <w:r w:rsidDel="00517DD1">
          <w:delText>ill</w:delText>
        </w:r>
      </w:del>
      <w:r>
        <w:t xml:space="preserve"> prompt users to </w:t>
      </w:r>
      <w:del w:id="359" w:author="Alec" w:date="2013-05-23T17:35:00Z">
        <w:r w:rsidDel="00517DD1">
          <w:delText xml:space="preserve">force </w:delText>
        </w:r>
      </w:del>
      <w:ins w:id="360" w:author="Alec" w:date="2013-05-23T17:35:00Z">
        <w:r w:rsidR="00517DD1">
          <w:t>force-</w:t>
        </w:r>
      </w:ins>
      <w:r>
        <w:t xml:space="preserve">close your application. </w:t>
      </w:r>
    </w:p>
    <w:p w14:paraId="6A8739E8" w14:textId="77777777" w:rsidR="002D7579" w:rsidRDefault="002D7579" w:rsidP="002D7579">
      <w:pPr>
        <w:pStyle w:val="Heading2"/>
      </w:pPr>
      <w:r>
        <w:t>Summary</w:t>
      </w:r>
    </w:p>
    <w:p w14:paraId="16F920FE" w14:textId="0DE0D1C9" w:rsidR="00FF720D" w:rsidRDefault="00F47CC3" w:rsidP="00F47CC3">
      <w:pPr>
        <w:pStyle w:val="Normal-indent"/>
      </w:pPr>
      <w:r w:rsidRPr="00F47CC3">
        <w:t xml:space="preserve">This </w:t>
      </w:r>
      <w:r w:rsidR="002E4B78">
        <w:t>tutorial</w:t>
      </w:r>
      <w:r w:rsidRPr="00F47CC3">
        <w:t xml:space="preserve"> covered various options </w:t>
      </w:r>
      <w:ins w:id="361" w:author="Alec" w:date="2013-05-23T17:35:00Z">
        <w:r w:rsidR="00517DD1">
          <w:t>that showed how to</w:t>
        </w:r>
      </w:ins>
      <w:del w:id="362" w:author="Alec" w:date="2013-05-23T17:35:00Z">
        <w:r w:rsidRPr="00F47CC3" w:rsidDel="00517DD1">
          <w:delText>for</w:delText>
        </w:r>
      </w:del>
      <w:r w:rsidRPr="00F47CC3">
        <w:t xml:space="preserve"> consum</w:t>
      </w:r>
      <w:ins w:id="363" w:author="Alec" w:date="2013-05-23T17:35:00Z">
        <w:r w:rsidR="00517DD1">
          <w:t>e</w:t>
        </w:r>
      </w:ins>
      <w:del w:id="364" w:author="Alec" w:date="2013-05-23T17:35:00Z">
        <w:r w:rsidRPr="00F47CC3" w:rsidDel="00517DD1">
          <w:delText>ing</w:delText>
        </w:r>
      </w:del>
      <w:r w:rsidRPr="00F47CC3">
        <w:t xml:space="preserve"> web services seamlessly with </w:t>
      </w:r>
      <w:r w:rsidR="00D22CDE">
        <w:t>Xamarin.iOS</w:t>
      </w:r>
      <w:r w:rsidR="00FF720D">
        <w:t xml:space="preserve"> and</w:t>
      </w:r>
      <w:ins w:id="365" w:author="Alec" w:date="2013-05-23T17:35:00Z">
        <w:r w:rsidR="00517DD1">
          <w:t xml:space="preserve"> with</w:t>
        </w:r>
      </w:ins>
      <w:r w:rsidR="00FF720D">
        <w:t xml:space="preserve"> Xamarin.Android</w:t>
      </w:r>
      <w:r w:rsidRPr="00F47CC3">
        <w:t xml:space="preserve">. </w:t>
      </w:r>
      <w:r w:rsidR="002E4B78">
        <w:t xml:space="preserve">It discussed </w:t>
      </w:r>
      <w:r w:rsidR="00CC1292">
        <w:t xml:space="preserve">consuming </w:t>
      </w:r>
      <w:r w:rsidR="00FF720D">
        <w:t xml:space="preserve">XML and </w:t>
      </w:r>
      <w:r w:rsidR="00CC1292">
        <w:t xml:space="preserve">JSON data that </w:t>
      </w:r>
      <w:del w:id="366" w:author="Alec" w:date="2013-05-23T17:36:00Z">
        <w:r w:rsidR="00CC1292" w:rsidDel="00517DD1">
          <w:delText xml:space="preserve">was </w:delText>
        </w:r>
      </w:del>
      <w:ins w:id="367" w:author="Alec" w:date="2013-05-23T17:36:00Z">
        <w:r w:rsidR="00517DD1">
          <w:t xml:space="preserve">were </w:t>
        </w:r>
      </w:ins>
      <w:r w:rsidR="00CC1292">
        <w:t>provided by a</w:t>
      </w:r>
      <w:r w:rsidR="00FF720D">
        <w:t xml:space="preserve"> RESTful web service</w:t>
      </w:r>
      <w:r w:rsidRPr="00F47CC3">
        <w:t>.</w:t>
      </w:r>
    </w:p>
    <w:p w14:paraId="60C5646D" w14:textId="0C6232EF" w:rsidR="00807758" w:rsidRPr="002D7579" w:rsidRDefault="00BD7CEB" w:rsidP="00F47CC3">
      <w:pPr>
        <w:pStyle w:val="Normal-indent"/>
      </w:pPr>
      <w:r>
        <w:t xml:space="preserve">To keep our application responsive, we saw how to perform busy or time-consuming applications in the background </w:t>
      </w:r>
      <w:ins w:id="368" w:author="Alec" w:date="2013-05-23T17:36:00Z">
        <w:r w:rsidR="00517DD1">
          <w:t xml:space="preserve">by </w:t>
        </w:r>
      </w:ins>
      <w:r>
        <w:t xml:space="preserve">using the Task Parallel </w:t>
      </w:r>
      <w:r>
        <w:lastRenderedPageBreak/>
        <w:t xml:space="preserve">Library. </w:t>
      </w:r>
      <w:r w:rsidR="00D361F1">
        <w:t xml:space="preserve">We also learned how to add a </w:t>
      </w:r>
      <w:del w:id="369" w:author="Alec" w:date="2013-05-23T17:36:00Z">
        <w:r w:rsidR="00D361F1" w:rsidDel="00517DD1">
          <w:delText>3</w:delText>
        </w:r>
        <w:r w:rsidR="00D361F1" w:rsidRPr="00D361F1" w:rsidDel="00517DD1">
          <w:rPr>
            <w:vertAlign w:val="superscript"/>
          </w:rPr>
          <w:delText>rd</w:delText>
        </w:r>
        <w:r w:rsidR="00D361F1" w:rsidDel="00517DD1">
          <w:delText xml:space="preserve"> </w:delText>
        </w:r>
      </w:del>
      <w:ins w:id="370" w:author="Alec" w:date="2013-05-23T17:36:00Z">
        <w:r w:rsidR="00517DD1">
          <w:t>third-</w:t>
        </w:r>
      </w:ins>
      <w:r w:rsidR="00D361F1">
        <w:t>party component to our application, and</w:t>
      </w:r>
      <w:ins w:id="371" w:author="Alec" w:date="2013-05-23T17:36:00Z">
        <w:r w:rsidR="00517DD1">
          <w:t xml:space="preserve"> how</w:t>
        </w:r>
      </w:ins>
      <w:r w:rsidR="00D361F1">
        <w:t xml:space="preserve"> to use that component to display a progress dialog to the user while our application </w:t>
      </w:r>
      <w:del w:id="372" w:author="Alec" w:date="2013-05-23T17:37:00Z">
        <w:r w:rsidR="00D361F1" w:rsidDel="00517DD1">
          <w:delText xml:space="preserve">is </w:delText>
        </w:r>
      </w:del>
      <w:ins w:id="373" w:author="Alec" w:date="2013-05-23T17:37:00Z">
        <w:r w:rsidR="00517DD1">
          <w:t>was busy</w:t>
        </w:r>
      </w:ins>
      <w:del w:id="374" w:author="Alec" w:date="2013-05-23T17:37:00Z">
        <w:r w:rsidR="00D361F1" w:rsidDel="00517DD1">
          <w:delText>doing something</w:delText>
        </w:r>
      </w:del>
      <w:r w:rsidR="00D361F1">
        <w:t>.</w:t>
      </w:r>
    </w:p>
    <w:sectPr w:rsidR="00807758" w:rsidRPr="002D7579" w:rsidSect="003607C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9" w:author="Alec" w:date="2013-05-23T17:25:00Z" w:initials="A">
    <w:p w14:paraId="22D82CDB" w14:textId="1CC5950A" w:rsidR="00886CDF" w:rsidRDefault="00886CDF">
      <w:pPr>
        <w:pStyle w:val="CommentText"/>
      </w:pPr>
      <w:r>
        <w:rPr>
          <w:rStyle w:val="CommentReference"/>
        </w:rPr>
        <w:annotationRef/>
      </w:r>
      <w:r>
        <w:t>This refers to the method, right?</w:t>
      </w:r>
    </w:p>
  </w:comment>
  <w:comment w:id="297" w:author="Alec" w:date="2013-05-25T09:21:00Z" w:initials="A">
    <w:p w14:paraId="30CB3462" w14:textId="5A16C09B" w:rsidR="00886CDF" w:rsidRDefault="00886CDF">
      <w:pPr>
        <w:pStyle w:val="CommentText"/>
      </w:pPr>
      <w:r>
        <w:rPr>
          <w:rStyle w:val="CommentReference"/>
        </w:rPr>
        <w:annotationRef/>
      </w:r>
      <w:r>
        <w:t>Consider deleting this sentence.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D82CDB" w15:done="0"/>
  <w15:commentEx w15:paraId="30CB346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Neue Light">
    <w:altName w:val="Microsoft YaHei"/>
    <w:charset w:val="00"/>
    <w:family w:val="auto"/>
    <w:pitch w:val="variable"/>
    <w:sig w:usb0="00000001" w:usb1="5000205B" w:usb2="00000002" w:usb3="00000000" w:csb0="00000007" w:csb1="00000000"/>
  </w:font>
  <w:font w:name="Helvetica Neue Bold Condensed">
    <w:altName w:val="Bernard MT Condensed"/>
    <w:charset w:val="00"/>
    <w:family w:val="auto"/>
    <w:pitch w:val="variable"/>
    <w:sig w:usb0="A00002FF" w:usb1="5000205A" w:usb2="00000000" w:usb3="00000000" w:csb0="00000001" w:csb1="00000000"/>
  </w:font>
  <w:font w:name="Helvetica Neue UltraLight">
    <w:altName w:val="Franklin Gothic Medium Cond"/>
    <w:charset w:val="00"/>
    <w:family w:val="auto"/>
    <w:pitch w:val="variable"/>
    <w:sig w:usb0="A00002FF" w:usb1="5000205B" w:usb2="00000002" w:usb3="00000000" w:csb0="00000001" w:csb1="00000000"/>
  </w:font>
  <w:font w:name="Helvetica Neue">
    <w:altName w:val="Corbel"/>
    <w:charset w:val="00"/>
    <w:family w:val="auto"/>
    <w:pitch w:val="variable"/>
    <w:sig w:usb0="00000001" w:usb1="500079DB" w:usb2="00000010" w:usb3="00000000" w:csb0="0000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Neue MediumCond">
    <w:altName w:val="Helvetica Neue Light"/>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rade Gothic LT Std Cn">
    <w:altName w:val="Helvetica Neue Light"/>
    <w:charset w:val="00"/>
    <w:family w:val="auto"/>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DD00F9A4"/>
    <w:lvl w:ilvl="0">
      <w:start w:val="1"/>
      <w:numFmt w:val="bullet"/>
      <w:lvlText w:val=""/>
      <w:lvlJc w:val="left"/>
      <w:pPr>
        <w:tabs>
          <w:tab w:val="num" w:pos="926"/>
        </w:tabs>
        <w:ind w:left="926" w:hanging="360"/>
      </w:pPr>
      <w:rPr>
        <w:rFonts w:ascii="Symbol" w:hAnsi="Symbol" w:hint="default"/>
      </w:rPr>
    </w:lvl>
  </w:abstractNum>
  <w:abstractNum w:abstractNumId="1">
    <w:nsid w:val="FFFFFF89"/>
    <w:multiLevelType w:val="singleLevel"/>
    <w:tmpl w:val="228E267E"/>
    <w:lvl w:ilvl="0">
      <w:start w:val="1"/>
      <w:numFmt w:val="bullet"/>
      <w:lvlText w:val=""/>
      <w:lvlJc w:val="left"/>
      <w:pPr>
        <w:tabs>
          <w:tab w:val="num" w:pos="360"/>
        </w:tabs>
        <w:ind w:left="360" w:hanging="360"/>
      </w:pPr>
      <w:rPr>
        <w:rFonts w:ascii="Symbol" w:hAnsi="Symbol" w:hint="default"/>
      </w:rPr>
    </w:lvl>
  </w:abstractNum>
  <w:abstractNum w:abstractNumId="2">
    <w:nsid w:val="008C25BA"/>
    <w:multiLevelType w:val="hybridMultilevel"/>
    <w:tmpl w:val="A872A1FA"/>
    <w:lvl w:ilvl="0" w:tplc="2AB0E4E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nsid w:val="0CFA0736"/>
    <w:multiLevelType w:val="hybridMultilevel"/>
    <w:tmpl w:val="AA5CFCD8"/>
    <w:lvl w:ilvl="0" w:tplc="0409000F">
      <w:start w:val="1"/>
      <w:numFmt w:val="decimal"/>
      <w:lvlText w:val="%1."/>
      <w:lvlJc w:val="left"/>
      <w:pPr>
        <w:ind w:left="1645" w:hanging="360"/>
      </w:pPr>
    </w:lvl>
    <w:lvl w:ilvl="1" w:tplc="04090019" w:tentative="1">
      <w:start w:val="1"/>
      <w:numFmt w:val="lowerLetter"/>
      <w:lvlText w:val="%2."/>
      <w:lvlJc w:val="left"/>
      <w:pPr>
        <w:ind w:left="2365" w:hanging="360"/>
      </w:pPr>
    </w:lvl>
    <w:lvl w:ilvl="2" w:tplc="0409001B" w:tentative="1">
      <w:start w:val="1"/>
      <w:numFmt w:val="lowerRoman"/>
      <w:lvlText w:val="%3."/>
      <w:lvlJc w:val="right"/>
      <w:pPr>
        <w:ind w:left="3085" w:hanging="180"/>
      </w:pPr>
    </w:lvl>
    <w:lvl w:ilvl="3" w:tplc="0409000F" w:tentative="1">
      <w:start w:val="1"/>
      <w:numFmt w:val="decimal"/>
      <w:lvlText w:val="%4."/>
      <w:lvlJc w:val="left"/>
      <w:pPr>
        <w:ind w:left="3805" w:hanging="360"/>
      </w:pPr>
    </w:lvl>
    <w:lvl w:ilvl="4" w:tplc="04090019" w:tentative="1">
      <w:start w:val="1"/>
      <w:numFmt w:val="lowerLetter"/>
      <w:lvlText w:val="%5."/>
      <w:lvlJc w:val="left"/>
      <w:pPr>
        <w:ind w:left="4525" w:hanging="360"/>
      </w:pPr>
    </w:lvl>
    <w:lvl w:ilvl="5" w:tplc="0409001B" w:tentative="1">
      <w:start w:val="1"/>
      <w:numFmt w:val="lowerRoman"/>
      <w:lvlText w:val="%6."/>
      <w:lvlJc w:val="right"/>
      <w:pPr>
        <w:ind w:left="5245" w:hanging="180"/>
      </w:pPr>
    </w:lvl>
    <w:lvl w:ilvl="6" w:tplc="0409000F" w:tentative="1">
      <w:start w:val="1"/>
      <w:numFmt w:val="decimal"/>
      <w:lvlText w:val="%7."/>
      <w:lvlJc w:val="left"/>
      <w:pPr>
        <w:ind w:left="5965" w:hanging="360"/>
      </w:pPr>
    </w:lvl>
    <w:lvl w:ilvl="7" w:tplc="04090019" w:tentative="1">
      <w:start w:val="1"/>
      <w:numFmt w:val="lowerLetter"/>
      <w:lvlText w:val="%8."/>
      <w:lvlJc w:val="left"/>
      <w:pPr>
        <w:ind w:left="6685" w:hanging="360"/>
      </w:pPr>
    </w:lvl>
    <w:lvl w:ilvl="8" w:tplc="0409001B" w:tentative="1">
      <w:start w:val="1"/>
      <w:numFmt w:val="lowerRoman"/>
      <w:lvlText w:val="%9."/>
      <w:lvlJc w:val="right"/>
      <w:pPr>
        <w:ind w:left="7405" w:hanging="180"/>
      </w:pPr>
    </w:lvl>
  </w:abstractNum>
  <w:abstractNum w:abstractNumId="4">
    <w:nsid w:val="22BD779A"/>
    <w:multiLevelType w:val="hybridMultilevel"/>
    <w:tmpl w:val="4294A2CC"/>
    <w:lvl w:ilvl="0" w:tplc="83A4C820">
      <w:start w:val="1"/>
      <w:numFmt w:val="decimal"/>
      <w:lvlText w:val="%1."/>
      <w:lvlJc w:val="left"/>
      <w:pPr>
        <w:tabs>
          <w:tab w:val="num" w:pos="1080"/>
        </w:tabs>
        <w:ind w:left="1080" w:hanging="360"/>
      </w:pPr>
      <w:rPr>
        <w:rFonts w:hint="default"/>
      </w:rPr>
    </w:lvl>
    <w:lvl w:ilvl="1" w:tplc="F9EA16E2">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B991F23"/>
    <w:multiLevelType w:val="hybridMultilevel"/>
    <w:tmpl w:val="A872A1FA"/>
    <w:lvl w:ilvl="0" w:tplc="2AB0E4E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44430C3E"/>
    <w:multiLevelType w:val="hybridMultilevel"/>
    <w:tmpl w:val="A872A1FA"/>
    <w:lvl w:ilvl="0" w:tplc="2AB0E4E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46E055AF"/>
    <w:multiLevelType w:val="multilevel"/>
    <w:tmpl w:val="A872A1FA"/>
    <w:lvl w:ilvl="0">
      <w:start w:val="1"/>
      <w:numFmt w:val="decimal"/>
      <w:lvlText w:val="%1."/>
      <w:lvlJc w:val="left"/>
      <w:pPr>
        <w:ind w:left="1224" w:hanging="360"/>
      </w:pPr>
      <w:rPr>
        <w:rFonts w:hint="default"/>
      </w:r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8">
    <w:nsid w:val="4B8F7877"/>
    <w:multiLevelType w:val="hybridMultilevel"/>
    <w:tmpl w:val="822A2F14"/>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nsid w:val="4EC366E3"/>
    <w:multiLevelType w:val="hybridMultilevel"/>
    <w:tmpl w:val="03C613F2"/>
    <w:lvl w:ilvl="0" w:tplc="A37435EA">
      <w:numFmt w:val="bullet"/>
      <w:lvlText w:val=""/>
      <w:lvlJc w:val="left"/>
      <w:pPr>
        <w:ind w:left="1224" w:hanging="360"/>
      </w:pPr>
      <w:rPr>
        <w:rFonts w:ascii="Wingdings" w:eastAsia="Times New Roman" w:hAnsi="Wingdings" w:cs="Times New Roman" w:hint="default"/>
      </w:rPr>
    </w:lvl>
    <w:lvl w:ilvl="1" w:tplc="04090003">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0">
    <w:nsid w:val="5B4D5605"/>
    <w:multiLevelType w:val="multilevel"/>
    <w:tmpl w:val="9788B864"/>
    <w:lvl w:ilvl="0">
      <w:start w:val="1"/>
      <w:numFmt w:val="bullet"/>
      <w:lvlText w:val=""/>
      <w:lvlJc w:val="left"/>
      <w:pPr>
        <w:ind w:left="1584"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608E0298"/>
    <w:multiLevelType w:val="multilevel"/>
    <w:tmpl w:val="A872A1FA"/>
    <w:lvl w:ilvl="0">
      <w:start w:val="1"/>
      <w:numFmt w:val="decimal"/>
      <w:lvlText w:val="%1."/>
      <w:lvlJc w:val="left"/>
      <w:pPr>
        <w:ind w:left="1224" w:hanging="360"/>
      </w:pPr>
      <w:rPr>
        <w:rFonts w:hint="default"/>
      </w:r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2">
    <w:nsid w:val="619C61A5"/>
    <w:multiLevelType w:val="hybridMultilevel"/>
    <w:tmpl w:val="677A14B8"/>
    <w:lvl w:ilvl="0" w:tplc="0409000F">
      <w:start w:val="1"/>
      <w:numFmt w:val="decimal"/>
      <w:lvlText w:val="%1."/>
      <w:lvlJc w:val="left"/>
      <w:pPr>
        <w:ind w:left="1584" w:hanging="360"/>
      </w:pPr>
    </w:lvl>
    <w:lvl w:ilvl="1" w:tplc="48C6643E">
      <w:start w:val="1"/>
      <w:numFmt w:val="lowerLetter"/>
      <w:pStyle w:val="ExamCorrectAnsw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nsid w:val="61BE6FF1"/>
    <w:multiLevelType w:val="hybridMultilevel"/>
    <w:tmpl w:val="9038275A"/>
    <w:lvl w:ilvl="0" w:tplc="A75AB476">
      <w:start w:val="1"/>
      <w:numFmt w:val="bullet"/>
      <w:pStyle w:val="BulletList"/>
      <w:lvlText w:val=""/>
      <w:lvlJc w:val="left"/>
      <w:pPr>
        <w:ind w:left="1584"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
  </w:num>
  <w:num w:numId="4">
    <w:abstractNumId w:val="4"/>
  </w:num>
  <w:num w:numId="5">
    <w:abstractNumId w:val="13"/>
  </w:num>
  <w:num w:numId="6">
    <w:abstractNumId w:val="12"/>
  </w:num>
  <w:num w:numId="7">
    <w:abstractNumId w:val="13"/>
  </w:num>
  <w:num w:numId="8">
    <w:abstractNumId w:val="2"/>
  </w:num>
  <w:num w:numId="9">
    <w:abstractNumId w:val="8"/>
  </w:num>
  <w:num w:numId="10">
    <w:abstractNumId w:val="3"/>
  </w:num>
  <w:num w:numId="11">
    <w:abstractNumId w:val="6"/>
  </w:num>
  <w:num w:numId="12">
    <w:abstractNumId w:val="0"/>
  </w:num>
  <w:num w:numId="13">
    <w:abstractNumId w:val="5"/>
  </w:num>
  <w:num w:numId="14">
    <w:abstractNumId w:val="11"/>
  </w:num>
  <w:num w:numId="15">
    <w:abstractNumId w:val="7"/>
  </w:num>
  <w:num w:numId="1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Stonis">
    <w15:presenceInfo w15:providerId="Windows Live" w15:userId="26b644eba1c2ac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827"/>
    <w:rsid w:val="000039BE"/>
    <w:rsid w:val="000048ED"/>
    <w:rsid w:val="000158F9"/>
    <w:rsid w:val="00017E36"/>
    <w:rsid w:val="00021FFF"/>
    <w:rsid w:val="00025386"/>
    <w:rsid w:val="00026AD7"/>
    <w:rsid w:val="00027CE3"/>
    <w:rsid w:val="00027F98"/>
    <w:rsid w:val="000328F9"/>
    <w:rsid w:val="00034B8F"/>
    <w:rsid w:val="0003799A"/>
    <w:rsid w:val="00043410"/>
    <w:rsid w:val="000466D3"/>
    <w:rsid w:val="000500BB"/>
    <w:rsid w:val="00051B72"/>
    <w:rsid w:val="00051DA9"/>
    <w:rsid w:val="00053F4F"/>
    <w:rsid w:val="0005464C"/>
    <w:rsid w:val="00055CF8"/>
    <w:rsid w:val="0006284A"/>
    <w:rsid w:val="00071608"/>
    <w:rsid w:val="0007376E"/>
    <w:rsid w:val="00094AC0"/>
    <w:rsid w:val="000B64CF"/>
    <w:rsid w:val="000B7303"/>
    <w:rsid w:val="000C26B1"/>
    <w:rsid w:val="000C373F"/>
    <w:rsid w:val="000D51B1"/>
    <w:rsid w:val="000D7767"/>
    <w:rsid w:val="000E2C4A"/>
    <w:rsid w:val="00102818"/>
    <w:rsid w:val="00112884"/>
    <w:rsid w:val="00113D73"/>
    <w:rsid w:val="00115179"/>
    <w:rsid w:val="001154B0"/>
    <w:rsid w:val="00124620"/>
    <w:rsid w:val="001302B1"/>
    <w:rsid w:val="0013266C"/>
    <w:rsid w:val="00132B99"/>
    <w:rsid w:val="0013413D"/>
    <w:rsid w:val="001452F3"/>
    <w:rsid w:val="001524F2"/>
    <w:rsid w:val="00161162"/>
    <w:rsid w:val="00172FA1"/>
    <w:rsid w:val="00176721"/>
    <w:rsid w:val="00180A07"/>
    <w:rsid w:val="00191DC2"/>
    <w:rsid w:val="001940EF"/>
    <w:rsid w:val="001A2004"/>
    <w:rsid w:val="001D2F57"/>
    <w:rsid w:val="001D78FC"/>
    <w:rsid w:val="001E4620"/>
    <w:rsid w:val="001E5D42"/>
    <w:rsid w:val="001E7FE7"/>
    <w:rsid w:val="00201322"/>
    <w:rsid w:val="00211297"/>
    <w:rsid w:val="00213D1C"/>
    <w:rsid w:val="00217E2A"/>
    <w:rsid w:val="0022513E"/>
    <w:rsid w:val="002325F6"/>
    <w:rsid w:val="00237C5C"/>
    <w:rsid w:val="0024790C"/>
    <w:rsid w:val="002525D9"/>
    <w:rsid w:val="00257175"/>
    <w:rsid w:val="00263503"/>
    <w:rsid w:val="00271129"/>
    <w:rsid w:val="00274E98"/>
    <w:rsid w:val="00275352"/>
    <w:rsid w:val="002826DF"/>
    <w:rsid w:val="0029135F"/>
    <w:rsid w:val="00294D0B"/>
    <w:rsid w:val="00296261"/>
    <w:rsid w:val="002A6AF6"/>
    <w:rsid w:val="002B07A3"/>
    <w:rsid w:val="002B2716"/>
    <w:rsid w:val="002B6151"/>
    <w:rsid w:val="002C0E6D"/>
    <w:rsid w:val="002D0984"/>
    <w:rsid w:val="002D746B"/>
    <w:rsid w:val="002D7579"/>
    <w:rsid w:val="002E4B78"/>
    <w:rsid w:val="002E4E83"/>
    <w:rsid w:val="002E5B73"/>
    <w:rsid w:val="002F030E"/>
    <w:rsid w:val="002F4288"/>
    <w:rsid w:val="003013B9"/>
    <w:rsid w:val="003037BC"/>
    <w:rsid w:val="00306B8A"/>
    <w:rsid w:val="00310CFB"/>
    <w:rsid w:val="00314F97"/>
    <w:rsid w:val="00320385"/>
    <w:rsid w:val="0033040B"/>
    <w:rsid w:val="0033384E"/>
    <w:rsid w:val="003607CA"/>
    <w:rsid w:val="003934EE"/>
    <w:rsid w:val="00394C92"/>
    <w:rsid w:val="003A57ED"/>
    <w:rsid w:val="003B0DDC"/>
    <w:rsid w:val="003C5012"/>
    <w:rsid w:val="003C55CA"/>
    <w:rsid w:val="003C6A36"/>
    <w:rsid w:val="003D18FD"/>
    <w:rsid w:val="003D471A"/>
    <w:rsid w:val="003D5F6D"/>
    <w:rsid w:val="003E7E5C"/>
    <w:rsid w:val="00403A70"/>
    <w:rsid w:val="00404F00"/>
    <w:rsid w:val="00407029"/>
    <w:rsid w:val="004137AB"/>
    <w:rsid w:val="004160AB"/>
    <w:rsid w:val="00423895"/>
    <w:rsid w:val="00425829"/>
    <w:rsid w:val="00427BA6"/>
    <w:rsid w:val="00427C69"/>
    <w:rsid w:val="00437267"/>
    <w:rsid w:val="0044589C"/>
    <w:rsid w:val="00454931"/>
    <w:rsid w:val="004614B6"/>
    <w:rsid w:val="004674A4"/>
    <w:rsid w:val="00467720"/>
    <w:rsid w:val="0047568D"/>
    <w:rsid w:val="00481F2C"/>
    <w:rsid w:val="00486F87"/>
    <w:rsid w:val="00490A21"/>
    <w:rsid w:val="004A0EB0"/>
    <w:rsid w:val="004A1825"/>
    <w:rsid w:val="004A24EE"/>
    <w:rsid w:val="004A2EFE"/>
    <w:rsid w:val="004A319B"/>
    <w:rsid w:val="004A3C8C"/>
    <w:rsid w:val="004A48E8"/>
    <w:rsid w:val="004B0D04"/>
    <w:rsid w:val="004C307A"/>
    <w:rsid w:val="004C4706"/>
    <w:rsid w:val="004C4A8B"/>
    <w:rsid w:val="004C5A34"/>
    <w:rsid w:val="004C7346"/>
    <w:rsid w:val="004D615A"/>
    <w:rsid w:val="004E5DAF"/>
    <w:rsid w:val="004F5C95"/>
    <w:rsid w:val="0050693E"/>
    <w:rsid w:val="00513D9D"/>
    <w:rsid w:val="00517DD1"/>
    <w:rsid w:val="00521644"/>
    <w:rsid w:val="00527073"/>
    <w:rsid w:val="00531330"/>
    <w:rsid w:val="005352BE"/>
    <w:rsid w:val="0054099C"/>
    <w:rsid w:val="00544DAF"/>
    <w:rsid w:val="005514DD"/>
    <w:rsid w:val="00551770"/>
    <w:rsid w:val="005532DE"/>
    <w:rsid w:val="00553485"/>
    <w:rsid w:val="0055455F"/>
    <w:rsid w:val="00557744"/>
    <w:rsid w:val="005708F2"/>
    <w:rsid w:val="005764FF"/>
    <w:rsid w:val="005765C0"/>
    <w:rsid w:val="005768B5"/>
    <w:rsid w:val="005771FB"/>
    <w:rsid w:val="00584519"/>
    <w:rsid w:val="0058662A"/>
    <w:rsid w:val="005923F9"/>
    <w:rsid w:val="0059389B"/>
    <w:rsid w:val="00594AE7"/>
    <w:rsid w:val="0059669E"/>
    <w:rsid w:val="005B25A0"/>
    <w:rsid w:val="005B6262"/>
    <w:rsid w:val="005C41D4"/>
    <w:rsid w:val="005C7739"/>
    <w:rsid w:val="005D0EFB"/>
    <w:rsid w:val="005D27A2"/>
    <w:rsid w:val="005D5086"/>
    <w:rsid w:val="005D6EF5"/>
    <w:rsid w:val="005E170C"/>
    <w:rsid w:val="005E4757"/>
    <w:rsid w:val="006027EE"/>
    <w:rsid w:val="00604539"/>
    <w:rsid w:val="00606572"/>
    <w:rsid w:val="00611951"/>
    <w:rsid w:val="00617D8F"/>
    <w:rsid w:val="00622F60"/>
    <w:rsid w:val="0062400C"/>
    <w:rsid w:val="00625FBF"/>
    <w:rsid w:val="00626C45"/>
    <w:rsid w:val="00630D2D"/>
    <w:rsid w:val="0065410B"/>
    <w:rsid w:val="00663FE9"/>
    <w:rsid w:val="00664864"/>
    <w:rsid w:val="00665844"/>
    <w:rsid w:val="00666FFB"/>
    <w:rsid w:val="00675E67"/>
    <w:rsid w:val="006956A8"/>
    <w:rsid w:val="00695B1C"/>
    <w:rsid w:val="00697D04"/>
    <w:rsid w:val="006A4050"/>
    <w:rsid w:val="006B4D86"/>
    <w:rsid w:val="006B586A"/>
    <w:rsid w:val="006C6574"/>
    <w:rsid w:val="006C7113"/>
    <w:rsid w:val="006C71A6"/>
    <w:rsid w:val="006D51F0"/>
    <w:rsid w:val="006D5A64"/>
    <w:rsid w:val="006D5B7E"/>
    <w:rsid w:val="006D6E70"/>
    <w:rsid w:val="006E0B83"/>
    <w:rsid w:val="006E2D15"/>
    <w:rsid w:val="006E3A32"/>
    <w:rsid w:val="006F37E8"/>
    <w:rsid w:val="006F48AD"/>
    <w:rsid w:val="0070046C"/>
    <w:rsid w:val="00701DBA"/>
    <w:rsid w:val="0070217E"/>
    <w:rsid w:val="00705E53"/>
    <w:rsid w:val="00706827"/>
    <w:rsid w:val="0071433D"/>
    <w:rsid w:val="007163A3"/>
    <w:rsid w:val="007267BA"/>
    <w:rsid w:val="00751613"/>
    <w:rsid w:val="00753BB7"/>
    <w:rsid w:val="0075713A"/>
    <w:rsid w:val="00760A3A"/>
    <w:rsid w:val="00761E8E"/>
    <w:rsid w:val="00762ABF"/>
    <w:rsid w:val="007648B1"/>
    <w:rsid w:val="007652A1"/>
    <w:rsid w:val="00771C2A"/>
    <w:rsid w:val="00776A21"/>
    <w:rsid w:val="00780AE2"/>
    <w:rsid w:val="007813DC"/>
    <w:rsid w:val="0078485F"/>
    <w:rsid w:val="007852DB"/>
    <w:rsid w:val="007958CF"/>
    <w:rsid w:val="007A0696"/>
    <w:rsid w:val="007A1A61"/>
    <w:rsid w:val="007A21A9"/>
    <w:rsid w:val="007A6637"/>
    <w:rsid w:val="007A7319"/>
    <w:rsid w:val="007D1885"/>
    <w:rsid w:val="007D39F0"/>
    <w:rsid w:val="007D3F79"/>
    <w:rsid w:val="007D5C58"/>
    <w:rsid w:val="007E2512"/>
    <w:rsid w:val="007E6F79"/>
    <w:rsid w:val="007E7567"/>
    <w:rsid w:val="007F023E"/>
    <w:rsid w:val="007F31C1"/>
    <w:rsid w:val="00806214"/>
    <w:rsid w:val="00807758"/>
    <w:rsid w:val="00817A18"/>
    <w:rsid w:val="00824B27"/>
    <w:rsid w:val="00832ACB"/>
    <w:rsid w:val="0083546E"/>
    <w:rsid w:val="00840307"/>
    <w:rsid w:val="0084110A"/>
    <w:rsid w:val="008426EF"/>
    <w:rsid w:val="00842C5A"/>
    <w:rsid w:val="00843E93"/>
    <w:rsid w:val="00844BEF"/>
    <w:rsid w:val="00861725"/>
    <w:rsid w:val="008677CF"/>
    <w:rsid w:val="008736B2"/>
    <w:rsid w:val="008739D6"/>
    <w:rsid w:val="00875A12"/>
    <w:rsid w:val="00880EC5"/>
    <w:rsid w:val="008813E7"/>
    <w:rsid w:val="00886CDF"/>
    <w:rsid w:val="00887D22"/>
    <w:rsid w:val="00893F72"/>
    <w:rsid w:val="008B4F9A"/>
    <w:rsid w:val="008B52C7"/>
    <w:rsid w:val="008C2BE8"/>
    <w:rsid w:val="008C630D"/>
    <w:rsid w:val="008C7028"/>
    <w:rsid w:val="008D207E"/>
    <w:rsid w:val="008D4755"/>
    <w:rsid w:val="008F05DF"/>
    <w:rsid w:val="008F2121"/>
    <w:rsid w:val="008F5846"/>
    <w:rsid w:val="008F6183"/>
    <w:rsid w:val="008F697B"/>
    <w:rsid w:val="008F7BA9"/>
    <w:rsid w:val="00903A7C"/>
    <w:rsid w:val="0091187C"/>
    <w:rsid w:val="00914168"/>
    <w:rsid w:val="00921E8A"/>
    <w:rsid w:val="00933A7E"/>
    <w:rsid w:val="00940C7B"/>
    <w:rsid w:val="009438E1"/>
    <w:rsid w:val="0094456C"/>
    <w:rsid w:val="00953971"/>
    <w:rsid w:val="00957961"/>
    <w:rsid w:val="009633BA"/>
    <w:rsid w:val="00965905"/>
    <w:rsid w:val="0097157C"/>
    <w:rsid w:val="0097238A"/>
    <w:rsid w:val="0097696B"/>
    <w:rsid w:val="00981DDE"/>
    <w:rsid w:val="00992C11"/>
    <w:rsid w:val="009A1B1D"/>
    <w:rsid w:val="009A7DB8"/>
    <w:rsid w:val="009B1F88"/>
    <w:rsid w:val="009B2470"/>
    <w:rsid w:val="009C0DB0"/>
    <w:rsid w:val="009D41F5"/>
    <w:rsid w:val="009D51B5"/>
    <w:rsid w:val="009D5ADB"/>
    <w:rsid w:val="009E70AB"/>
    <w:rsid w:val="009E70CD"/>
    <w:rsid w:val="009F7736"/>
    <w:rsid w:val="00A013A1"/>
    <w:rsid w:val="00A027A9"/>
    <w:rsid w:val="00A05A08"/>
    <w:rsid w:val="00A06D87"/>
    <w:rsid w:val="00A16DE5"/>
    <w:rsid w:val="00A21189"/>
    <w:rsid w:val="00A239B2"/>
    <w:rsid w:val="00A43265"/>
    <w:rsid w:val="00A43A2A"/>
    <w:rsid w:val="00A4503A"/>
    <w:rsid w:val="00A47AE8"/>
    <w:rsid w:val="00A47E91"/>
    <w:rsid w:val="00A52F39"/>
    <w:rsid w:val="00A56046"/>
    <w:rsid w:val="00A7076A"/>
    <w:rsid w:val="00A71EFC"/>
    <w:rsid w:val="00A733F0"/>
    <w:rsid w:val="00A73BEC"/>
    <w:rsid w:val="00A92B21"/>
    <w:rsid w:val="00AA4339"/>
    <w:rsid w:val="00AB58F8"/>
    <w:rsid w:val="00AC229E"/>
    <w:rsid w:val="00AC7799"/>
    <w:rsid w:val="00AD1EC0"/>
    <w:rsid w:val="00AD4665"/>
    <w:rsid w:val="00AD4BEE"/>
    <w:rsid w:val="00AE1998"/>
    <w:rsid w:val="00AE247F"/>
    <w:rsid w:val="00AF3473"/>
    <w:rsid w:val="00AF7009"/>
    <w:rsid w:val="00AF7EE7"/>
    <w:rsid w:val="00B00453"/>
    <w:rsid w:val="00B02064"/>
    <w:rsid w:val="00B05A47"/>
    <w:rsid w:val="00B108C5"/>
    <w:rsid w:val="00B1493E"/>
    <w:rsid w:val="00B20A39"/>
    <w:rsid w:val="00B212CF"/>
    <w:rsid w:val="00B25C02"/>
    <w:rsid w:val="00B354A5"/>
    <w:rsid w:val="00B42D65"/>
    <w:rsid w:val="00B42EE5"/>
    <w:rsid w:val="00B515F9"/>
    <w:rsid w:val="00B5621A"/>
    <w:rsid w:val="00B600D9"/>
    <w:rsid w:val="00B738E9"/>
    <w:rsid w:val="00B807E2"/>
    <w:rsid w:val="00B932FA"/>
    <w:rsid w:val="00B938C1"/>
    <w:rsid w:val="00B940DA"/>
    <w:rsid w:val="00B96A81"/>
    <w:rsid w:val="00BA5141"/>
    <w:rsid w:val="00BA7715"/>
    <w:rsid w:val="00BB4717"/>
    <w:rsid w:val="00BC1A04"/>
    <w:rsid w:val="00BD32E0"/>
    <w:rsid w:val="00BD7CEB"/>
    <w:rsid w:val="00BE70F5"/>
    <w:rsid w:val="00BF6BA1"/>
    <w:rsid w:val="00C118D7"/>
    <w:rsid w:val="00C158DB"/>
    <w:rsid w:val="00C2189D"/>
    <w:rsid w:val="00C36109"/>
    <w:rsid w:val="00C368D4"/>
    <w:rsid w:val="00C46091"/>
    <w:rsid w:val="00C5198C"/>
    <w:rsid w:val="00C52EC5"/>
    <w:rsid w:val="00C555A5"/>
    <w:rsid w:val="00C61C1A"/>
    <w:rsid w:val="00C818F0"/>
    <w:rsid w:val="00C8211D"/>
    <w:rsid w:val="00C91998"/>
    <w:rsid w:val="00C95973"/>
    <w:rsid w:val="00CA41F2"/>
    <w:rsid w:val="00CA4787"/>
    <w:rsid w:val="00CA6B08"/>
    <w:rsid w:val="00CB0F9E"/>
    <w:rsid w:val="00CC06AE"/>
    <w:rsid w:val="00CC1292"/>
    <w:rsid w:val="00CC5624"/>
    <w:rsid w:val="00CC6945"/>
    <w:rsid w:val="00CD1279"/>
    <w:rsid w:val="00CE1DE7"/>
    <w:rsid w:val="00CE53F2"/>
    <w:rsid w:val="00CE7FD0"/>
    <w:rsid w:val="00CF2853"/>
    <w:rsid w:val="00CF670D"/>
    <w:rsid w:val="00D05BE6"/>
    <w:rsid w:val="00D11D4A"/>
    <w:rsid w:val="00D22CDE"/>
    <w:rsid w:val="00D23A82"/>
    <w:rsid w:val="00D2485B"/>
    <w:rsid w:val="00D35681"/>
    <w:rsid w:val="00D361F1"/>
    <w:rsid w:val="00D36CD9"/>
    <w:rsid w:val="00D36FB8"/>
    <w:rsid w:val="00D41DB3"/>
    <w:rsid w:val="00D47333"/>
    <w:rsid w:val="00D5123E"/>
    <w:rsid w:val="00D54846"/>
    <w:rsid w:val="00D57DE6"/>
    <w:rsid w:val="00D60BEE"/>
    <w:rsid w:val="00D6173F"/>
    <w:rsid w:val="00D636BC"/>
    <w:rsid w:val="00D7394C"/>
    <w:rsid w:val="00D76262"/>
    <w:rsid w:val="00D774C3"/>
    <w:rsid w:val="00D85E83"/>
    <w:rsid w:val="00D93959"/>
    <w:rsid w:val="00DA2621"/>
    <w:rsid w:val="00DB05AE"/>
    <w:rsid w:val="00DB6C84"/>
    <w:rsid w:val="00DB74FB"/>
    <w:rsid w:val="00DC73C0"/>
    <w:rsid w:val="00DD4983"/>
    <w:rsid w:val="00DD5B56"/>
    <w:rsid w:val="00DE4FC1"/>
    <w:rsid w:val="00DE74A0"/>
    <w:rsid w:val="00DE7EFF"/>
    <w:rsid w:val="00DF0195"/>
    <w:rsid w:val="00E03E80"/>
    <w:rsid w:val="00E16665"/>
    <w:rsid w:val="00E202DD"/>
    <w:rsid w:val="00E361C5"/>
    <w:rsid w:val="00E374C1"/>
    <w:rsid w:val="00E41226"/>
    <w:rsid w:val="00E42B6C"/>
    <w:rsid w:val="00E46412"/>
    <w:rsid w:val="00E503C3"/>
    <w:rsid w:val="00E50C96"/>
    <w:rsid w:val="00E54B38"/>
    <w:rsid w:val="00E55A26"/>
    <w:rsid w:val="00E66036"/>
    <w:rsid w:val="00E70060"/>
    <w:rsid w:val="00E809E9"/>
    <w:rsid w:val="00E82B2D"/>
    <w:rsid w:val="00E937CE"/>
    <w:rsid w:val="00E95E7E"/>
    <w:rsid w:val="00EA0FED"/>
    <w:rsid w:val="00EA1014"/>
    <w:rsid w:val="00EA1AA4"/>
    <w:rsid w:val="00EA30DC"/>
    <w:rsid w:val="00EA53FE"/>
    <w:rsid w:val="00EA6F79"/>
    <w:rsid w:val="00EB309C"/>
    <w:rsid w:val="00EB5B63"/>
    <w:rsid w:val="00ED1241"/>
    <w:rsid w:val="00EE5CED"/>
    <w:rsid w:val="00EF5C00"/>
    <w:rsid w:val="00F0056B"/>
    <w:rsid w:val="00F0752B"/>
    <w:rsid w:val="00F100B3"/>
    <w:rsid w:val="00F15237"/>
    <w:rsid w:val="00F22643"/>
    <w:rsid w:val="00F22CB9"/>
    <w:rsid w:val="00F25A5C"/>
    <w:rsid w:val="00F2636D"/>
    <w:rsid w:val="00F30563"/>
    <w:rsid w:val="00F313EA"/>
    <w:rsid w:val="00F4343A"/>
    <w:rsid w:val="00F43692"/>
    <w:rsid w:val="00F43877"/>
    <w:rsid w:val="00F47CC3"/>
    <w:rsid w:val="00F53292"/>
    <w:rsid w:val="00F6243B"/>
    <w:rsid w:val="00F67B90"/>
    <w:rsid w:val="00F67D55"/>
    <w:rsid w:val="00F80818"/>
    <w:rsid w:val="00F80867"/>
    <w:rsid w:val="00F85A82"/>
    <w:rsid w:val="00F862B3"/>
    <w:rsid w:val="00F90710"/>
    <w:rsid w:val="00FA5ECB"/>
    <w:rsid w:val="00FB5CB6"/>
    <w:rsid w:val="00FC59CA"/>
    <w:rsid w:val="00FC6E18"/>
    <w:rsid w:val="00FD61F0"/>
    <w:rsid w:val="00FE721B"/>
    <w:rsid w:val="00FE76DC"/>
    <w:rsid w:val="00FF579A"/>
    <w:rsid w:val="00FF72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B3FF6"/>
  <w15:docId w15:val="{860A3C2A-FAC0-400B-9D5A-88561D17C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A21"/>
    <w:rPr>
      <w:rFonts w:ascii="Helvetica Neue Light" w:eastAsia="Times New Roman" w:hAnsi="Helvetica Neue Light" w:cs="Times New Roman"/>
      <w:lang w:eastAsia="en-US"/>
    </w:rPr>
  </w:style>
  <w:style w:type="paragraph" w:styleId="Heading1">
    <w:name w:val="heading 1"/>
    <w:basedOn w:val="Normal"/>
    <w:next w:val="Normal-indent"/>
    <w:link w:val="Heading1Char"/>
    <w:qFormat/>
    <w:rsid w:val="00776A21"/>
    <w:pPr>
      <w:keepNext/>
      <w:pBdr>
        <w:top w:val="double" w:sz="4" w:space="1" w:color="auto"/>
      </w:pBdr>
      <w:outlineLvl w:val="0"/>
    </w:pPr>
    <w:rPr>
      <w:rFonts w:ascii="Helvetica Neue Bold Condensed" w:hAnsi="Helvetica Neue Bold Condensed"/>
      <w:caps/>
      <w:kern w:val="28"/>
      <w:sz w:val="44"/>
    </w:rPr>
  </w:style>
  <w:style w:type="paragraph" w:styleId="Heading2">
    <w:name w:val="heading 2"/>
    <w:basedOn w:val="Normal"/>
    <w:next w:val="Normal-indent"/>
    <w:link w:val="Heading2Char"/>
    <w:qFormat/>
    <w:rsid w:val="00776A21"/>
    <w:pPr>
      <w:pBdr>
        <w:bottom w:val="single" w:sz="2" w:space="1" w:color="auto"/>
      </w:pBdr>
      <w:spacing w:before="300" w:after="180"/>
      <w:outlineLvl w:val="1"/>
    </w:pPr>
    <w:rPr>
      <w:rFonts w:ascii="Helvetica Neue UltraLight" w:hAnsi="Helvetica Neue UltraLight"/>
      <w:sz w:val="40"/>
    </w:rPr>
  </w:style>
  <w:style w:type="paragraph" w:styleId="Heading3">
    <w:name w:val="heading 3"/>
    <w:basedOn w:val="Normal"/>
    <w:next w:val="Normal-indent"/>
    <w:link w:val="Heading3Char"/>
    <w:qFormat/>
    <w:rsid w:val="00776A21"/>
    <w:pPr>
      <w:keepNext/>
      <w:spacing w:before="240" w:after="60"/>
      <w:ind w:left="432"/>
      <w:outlineLvl w:val="2"/>
    </w:pPr>
    <w:rPr>
      <w:rFonts w:ascii="Helvetica Neue" w:hAnsi="Helvetica Neue"/>
      <w:sz w:val="32"/>
    </w:rPr>
  </w:style>
  <w:style w:type="paragraph" w:styleId="Heading4">
    <w:name w:val="heading 4"/>
    <w:basedOn w:val="Normal-indent"/>
    <w:next w:val="Normal-indent"/>
    <w:link w:val="Heading4Char"/>
    <w:qFormat/>
    <w:rsid w:val="00776A21"/>
    <w:pPr>
      <w:keepNext/>
      <w:spacing w:before="60" w:after="60"/>
      <w:ind w:left="1584" w:hanging="720"/>
      <w:outlineLvl w:val="3"/>
    </w:pPr>
    <w:rPr>
      <w:rFonts w:ascii="Helvetica Neue" w:hAnsi="Helvetica Neue"/>
      <w:szCs w:val="22"/>
      <w:lang w:eastAsia="en-US"/>
    </w:rPr>
  </w:style>
  <w:style w:type="paragraph" w:styleId="Heading5">
    <w:name w:val="heading 5"/>
    <w:basedOn w:val="Normal"/>
    <w:next w:val="Normal-indent"/>
    <w:link w:val="Heading5Char"/>
    <w:qFormat/>
    <w:rsid w:val="00776A21"/>
    <w:pPr>
      <w:spacing w:before="120"/>
      <w:ind w:left="1296" w:hanging="720"/>
      <w:outlineLvl w:val="4"/>
    </w:pPr>
  </w:style>
  <w:style w:type="paragraph" w:styleId="Heading6">
    <w:name w:val="heading 6"/>
    <w:basedOn w:val="Normal"/>
    <w:next w:val="Normal"/>
    <w:link w:val="Heading6Char"/>
    <w:qFormat/>
    <w:rsid w:val="00776A21"/>
    <w:pPr>
      <w:spacing w:before="240"/>
      <w:ind w:left="720"/>
      <w:outlineLvl w:val="5"/>
    </w:pPr>
    <w:rPr>
      <w:b/>
    </w:rPr>
  </w:style>
  <w:style w:type="paragraph" w:styleId="Heading9">
    <w:name w:val="heading 9"/>
    <w:basedOn w:val="Normal"/>
    <w:next w:val="Normal"/>
    <w:link w:val="Heading9Char"/>
    <w:qFormat/>
    <w:rsid w:val="00776A21"/>
    <w:pPr>
      <w:spacing w:before="240" w:after="60"/>
      <w:outlineLvl w:val="8"/>
    </w:pPr>
    <w:rPr>
      <w:rFonts w:ascii="Arial" w:hAnsi="Arial"/>
      <w:b/>
      <w:i/>
      <w:sz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
    <w:name w:val="Normal - indent"/>
    <w:basedOn w:val="Normal"/>
    <w:rsid w:val="00776A21"/>
    <w:pPr>
      <w:spacing w:before="120" w:after="120"/>
      <w:ind w:left="864"/>
      <w:jc w:val="both"/>
    </w:pPr>
    <w:rPr>
      <w:sz w:val="22"/>
      <w:lang w:eastAsia="ja-JP"/>
    </w:rPr>
  </w:style>
  <w:style w:type="character" w:customStyle="1" w:styleId="Heading1Char">
    <w:name w:val="Heading 1 Char"/>
    <w:basedOn w:val="DefaultParagraphFont"/>
    <w:link w:val="Heading1"/>
    <w:rsid w:val="00776A21"/>
    <w:rPr>
      <w:rFonts w:ascii="Helvetica Neue Bold Condensed" w:eastAsia="Times New Roman" w:hAnsi="Helvetica Neue Bold Condensed" w:cs="Times New Roman"/>
      <w:caps/>
      <w:kern w:val="28"/>
      <w:sz w:val="44"/>
      <w:lang w:eastAsia="en-US"/>
    </w:rPr>
  </w:style>
  <w:style w:type="character" w:customStyle="1" w:styleId="Heading2Char">
    <w:name w:val="Heading 2 Char"/>
    <w:basedOn w:val="DefaultParagraphFont"/>
    <w:link w:val="Heading2"/>
    <w:rsid w:val="00776A21"/>
    <w:rPr>
      <w:rFonts w:ascii="Helvetica Neue UltraLight" w:eastAsia="Times New Roman" w:hAnsi="Helvetica Neue UltraLight" w:cs="Times New Roman"/>
      <w:sz w:val="40"/>
      <w:lang w:eastAsia="en-US"/>
    </w:rPr>
  </w:style>
  <w:style w:type="character" w:customStyle="1" w:styleId="Heading3Char">
    <w:name w:val="Heading 3 Char"/>
    <w:basedOn w:val="DefaultParagraphFont"/>
    <w:link w:val="Heading3"/>
    <w:rsid w:val="00776A21"/>
    <w:rPr>
      <w:rFonts w:ascii="Helvetica Neue" w:eastAsia="Times New Roman" w:hAnsi="Helvetica Neue" w:cs="Times New Roman"/>
      <w:sz w:val="32"/>
      <w:lang w:eastAsia="en-US"/>
    </w:rPr>
  </w:style>
  <w:style w:type="character" w:customStyle="1" w:styleId="Heading4Char">
    <w:name w:val="Heading 4 Char"/>
    <w:basedOn w:val="DefaultParagraphFont"/>
    <w:link w:val="Heading4"/>
    <w:rsid w:val="00776A21"/>
    <w:rPr>
      <w:rFonts w:ascii="Helvetica Neue" w:eastAsia="Times New Roman" w:hAnsi="Helvetica Neue" w:cs="Times New Roman"/>
      <w:sz w:val="22"/>
      <w:szCs w:val="22"/>
      <w:lang w:eastAsia="en-US"/>
    </w:rPr>
  </w:style>
  <w:style w:type="character" w:customStyle="1" w:styleId="Heading5Char">
    <w:name w:val="Heading 5 Char"/>
    <w:basedOn w:val="DefaultParagraphFont"/>
    <w:link w:val="Heading5"/>
    <w:rsid w:val="00776A21"/>
    <w:rPr>
      <w:rFonts w:ascii="Helvetica Neue Light" w:eastAsia="Times New Roman" w:hAnsi="Helvetica Neue Light" w:cs="Times New Roman"/>
      <w:lang w:eastAsia="en-US"/>
    </w:rPr>
  </w:style>
  <w:style w:type="character" w:customStyle="1" w:styleId="Heading6Char">
    <w:name w:val="Heading 6 Char"/>
    <w:basedOn w:val="DefaultParagraphFont"/>
    <w:link w:val="Heading6"/>
    <w:rsid w:val="00776A21"/>
    <w:rPr>
      <w:rFonts w:ascii="Helvetica Neue Light" w:eastAsia="Times New Roman" w:hAnsi="Helvetica Neue Light" w:cs="Times New Roman"/>
      <w:b/>
      <w:lang w:eastAsia="en-US"/>
    </w:rPr>
  </w:style>
  <w:style w:type="character" w:customStyle="1" w:styleId="Heading9Char">
    <w:name w:val="Heading 9 Char"/>
    <w:basedOn w:val="DefaultParagraphFont"/>
    <w:link w:val="Heading9"/>
    <w:rsid w:val="00776A21"/>
    <w:rPr>
      <w:rFonts w:ascii="Arial" w:eastAsia="Times New Roman" w:hAnsi="Arial" w:cs="Times New Roman"/>
      <w:b/>
      <w:i/>
      <w:sz w:val="18"/>
    </w:rPr>
  </w:style>
  <w:style w:type="paragraph" w:styleId="BalloonText">
    <w:name w:val="Balloon Text"/>
    <w:basedOn w:val="Normal"/>
    <w:link w:val="BalloonTextChar"/>
    <w:semiHidden/>
    <w:unhideWhenUsed/>
    <w:rsid w:val="00776A21"/>
    <w:rPr>
      <w:rFonts w:ascii="Lucida Grande" w:hAnsi="Lucida Grande" w:cs="Lucida Grande"/>
      <w:sz w:val="18"/>
      <w:szCs w:val="18"/>
    </w:rPr>
  </w:style>
  <w:style w:type="character" w:customStyle="1" w:styleId="BalloonTextChar">
    <w:name w:val="Balloon Text Char"/>
    <w:basedOn w:val="DefaultParagraphFont"/>
    <w:link w:val="BalloonText"/>
    <w:semiHidden/>
    <w:rsid w:val="00776A21"/>
    <w:rPr>
      <w:rFonts w:ascii="Lucida Grande" w:eastAsia="Times New Roman" w:hAnsi="Lucida Grande" w:cs="Lucida Grande"/>
      <w:sz w:val="18"/>
      <w:szCs w:val="18"/>
      <w:lang w:eastAsia="en-US"/>
    </w:rPr>
  </w:style>
  <w:style w:type="paragraph" w:styleId="BodyText">
    <w:name w:val="Body Text"/>
    <w:basedOn w:val="Normal"/>
    <w:link w:val="BodyTextChar"/>
    <w:rsid w:val="00776A21"/>
    <w:pPr>
      <w:jc w:val="center"/>
    </w:pPr>
    <w:rPr>
      <w:rFonts w:ascii="Tahoma" w:hAnsi="Tahoma"/>
      <w:i/>
      <w:color w:val="999999"/>
      <w:lang w:eastAsia="ja-JP"/>
    </w:rPr>
  </w:style>
  <w:style w:type="character" w:customStyle="1" w:styleId="BodyTextChar">
    <w:name w:val="Body Text Char"/>
    <w:basedOn w:val="DefaultParagraphFont"/>
    <w:link w:val="BodyText"/>
    <w:rsid w:val="00776A21"/>
    <w:rPr>
      <w:rFonts w:ascii="Tahoma" w:eastAsia="Times New Roman" w:hAnsi="Tahoma" w:cs="Times New Roman"/>
      <w:i/>
      <w:color w:val="999999"/>
    </w:rPr>
  </w:style>
  <w:style w:type="paragraph" w:customStyle="1" w:styleId="BulletList">
    <w:name w:val="Bullet List"/>
    <w:basedOn w:val="Normal-indent"/>
    <w:qFormat/>
    <w:rsid w:val="00776A21"/>
    <w:pPr>
      <w:numPr>
        <w:numId w:val="5"/>
      </w:numPr>
    </w:pPr>
  </w:style>
  <w:style w:type="paragraph" w:customStyle="1" w:styleId="Code">
    <w:name w:val="Code"/>
    <w:rsid w:val="00776A21"/>
    <w:pPr>
      <w:spacing w:before="60"/>
      <w:ind w:left="1440"/>
    </w:pPr>
    <w:rPr>
      <w:rFonts w:ascii="Courier New" w:eastAsia="Times New Roman" w:hAnsi="Courier New" w:cs="Times New Roman"/>
      <w:noProof/>
      <w:sz w:val="16"/>
    </w:rPr>
  </w:style>
  <w:style w:type="character" w:customStyle="1" w:styleId="CodeInline">
    <w:name w:val="Code Inline"/>
    <w:basedOn w:val="DefaultParagraphFont"/>
    <w:uiPriority w:val="1"/>
    <w:qFormat/>
    <w:rsid w:val="00776A21"/>
    <w:rPr>
      <w:rFonts w:ascii="Courier New" w:hAnsi="Courier New"/>
      <w:color w:val="auto"/>
      <w:sz w:val="18"/>
      <w:szCs w:val="20"/>
    </w:rPr>
  </w:style>
  <w:style w:type="character" w:styleId="CommentReference">
    <w:name w:val="annotation reference"/>
    <w:basedOn w:val="DefaultParagraphFont"/>
    <w:semiHidden/>
    <w:rsid w:val="00776A21"/>
    <w:rPr>
      <w:sz w:val="16"/>
      <w:szCs w:val="16"/>
    </w:rPr>
  </w:style>
  <w:style w:type="paragraph" w:styleId="CommentText">
    <w:name w:val="annotation text"/>
    <w:basedOn w:val="Normal"/>
    <w:link w:val="CommentTextChar"/>
    <w:semiHidden/>
    <w:rsid w:val="00776A21"/>
    <w:rPr>
      <w:lang w:eastAsia="ja-JP"/>
    </w:rPr>
  </w:style>
  <w:style w:type="character" w:customStyle="1" w:styleId="CommentTextChar">
    <w:name w:val="Comment Text Char"/>
    <w:basedOn w:val="DefaultParagraphFont"/>
    <w:link w:val="CommentText"/>
    <w:semiHidden/>
    <w:rsid w:val="00776A21"/>
    <w:rPr>
      <w:rFonts w:ascii="Helvetica Neue Light" w:eastAsia="Times New Roman" w:hAnsi="Helvetica Neue Light" w:cs="Times New Roman"/>
    </w:rPr>
  </w:style>
  <w:style w:type="paragraph" w:styleId="CommentSubject">
    <w:name w:val="annotation subject"/>
    <w:basedOn w:val="CommentText"/>
    <w:next w:val="CommentText"/>
    <w:link w:val="CommentSubjectChar"/>
    <w:semiHidden/>
    <w:rsid w:val="00776A21"/>
    <w:rPr>
      <w:b/>
      <w:bCs/>
    </w:rPr>
  </w:style>
  <w:style w:type="character" w:customStyle="1" w:styleId="CommentSubjectChar">
    <w:name w:val="Comment Subject Char"/>
    <w:basedOn w:val="CommentTextChar"/>
    <w:link w:val="CommentSubject"/>
    <w:semiHidden/>
    <w:rsid w:val="00776A21"/>
    <w:rPr>
      <w:rFonts w:ascii="Helvetica Neue Light" w:eastAsia="Times New Roman" w:hAnsi="Helvetica Neue Light" w:cs="Times New Roman"/>
      <w:b/>
      <w:bCs/>
    </w:rPr>
  </w:style>
  <w:style w:type="paragraph" w:styleId="DocumentMap">
    <w:name w:val="Document Map"/>
    <w:basedOn w:val="Normal"/>
    <w:link w:val="DocumentMapChar"/>
    <w:semiHidden/>
    <w:rsid w:val="00776A21"/>
    <w:pPr>
      <w:shd w:val="clear" w:color="auto" w:fill="000080"/>
    </w:pPr>
    <w:rPr>
      <w:rFonts w:ascii="Tahoma" w:hAnsi="Tahoma" w:cs="Tahoma"/>
      <w:lang w:eastAsia="ja-JP"/>
    </w:rPr>
  </w:style>
  <w:style w:type="character" w:customStyle="1" w:styleId="DocumentMapChar">
    <w:name w:val="Document Map Char"/>
    <w:basedOn w:val="DefaultParagraphFont"/>
    <w:link w:val="DocumentMap"/>
    <w:semiHidden/>
    <w:rsid w:val="00776A21"/>
    <w:rPr>
      <w:rFonts w:ascii="Tahoma" w:eastAsia="Times New Roman" w:hAnsi="Tahoma" w:cs="Tahoma"/>
      <w:shd w:val="clear" w:color="auto" w:fill="000080"/>
    </w:rPr>
  </w:style>
  <w:style w:type="character" w:customStyle="1" w:styleId="FigureCodeTableNumber">
    <w:name w:val="Figure/Code/Table Number"/>
    <w:basedOn w:val="DefaultParagraphFont"/>
    <w:rsid w:val="00776A21"/>
    <w:rPr>
      <w:rFonts w:ascii="HelveticaNeue MediumCond" w:hAnsi="HelveticaNeue MediumCond"/>
      <w:b/>
      <w:i/>
      <w:color w:val="auto"/>
    </w:rPr>
  </w:style>
  <w:style w:type="paragraph" w:styleId="Footer">
    <w:name w:val="footer"/>
    <w:basedOn w:val="Normal"/>
    <w:link w:val="FooterChar"/>
    <w:rsid w:val="00776A21"/>
    <w:pPr>
      <w:tabs>
        <w:tab w:val="center" w:pos="4320"/>
        <w:tab w:val="right" w:pos="8640"/>
      </w:tabs>
    </w:pPr>
    <w:rPr>
      <w:color w:val="7F7F7F" w:themeColor="text1" w:themeTint="80"/>
      <w:sz w:val="20"/>
      <w:lang w:eastAsia="ja-JP"/>
    </w:rPr>
  </w:style>
  <w:style w:type="character" w:customStyle="1" w:styleId="FooterChar">
    <w:name w:val="Footer Char"/>
    <w:basedOn w:val="DefaultParagraphFont"/>
    <w:link w:val="Footer"/>
    <w:rsid w:val="00776A21"/>
    <w:rPr>
      <w:rFonts w:ascii="Helvetica Neue Light" w:eastAsia="Times New Roman" w:hAnsi="Helvetica Neue Light" w:cs="Times New Roman"/>
      <w:color w:val="7F7F7F" w:themeColor="text1" w:themeTint="80"/>
      <w:sz w:val="20"/>
    </w:rPr>
  </w:style>
  <w:style w:type="character" w:styleId="Hyperlink">
    <w:name w:val="Hyperlink"/>
    <w:basedOn w:val="DefaultParagraphFont"/>
    <w:uiPriority w:val="99"/>
    <w:rsid w:val="00776A21"/>
    <w:rPr>
      <w:color w:val="0000FF"/>
      <w:u w:val="single"/>
    </w:rPr>
  </w:style>
  <w:style w:type="paragraph" w:styleId="ListBullet">
    <w:name w:val="List Bullet"/>
    <w:basedOn w:val="Normal"/>
    <w:autoRedefine/>
    <w:rsid w:val="00776A21"/>
    <w:pPr>
      <w:tabs>
        <w:tab w:val="num" w:pos="360"/>
      </w:tabs>
      <w:ind w:left="360" w:hanging="360"/>
    </w:pPr>
    <w:rPr>
      <w:rFonts w:ascii="Arial" w:hAnsi="Arial"/>
      <w:sz w:val="18"/>
      <w:lang w:eastAsia="ja-JP"/>
    </w:rPr>
  </w:style>
  <w:style w:type="paragraph" w:styleId="ListParagraph">
    <w:name w:val="List Paragraph"/>
    <w:basedOn w:val="Normal"/>
    <w:uiPriority w:val="34"/>
    <w:qFormat/>
    <w:rsid w:val="00776A21"/>
    <w:pPr>
      <w:ind w:left="720"/>
      <w:contextualSpacing/>
    </w:pPr>
    <w:rPr>
      <w:lang w:eastAsia="ja-JP"/>
    </w:rPr>
  </w:style>
  <w:style w:type="character" w:styleId="PageNumber">
    <w:name w:val="page number"/>
    <w:basedOn w:val="DefaultParagraphFont"/>
    <w:rsid w:val="00776A21"/>
  </w:style>
  <w:style w:type="paragraph" w:customStyle="1" w:styleId="Subtitle1">
    <w:name w:val="Subtitle1"/>
    <w:basedOn w:val="Normal"/>
    <w:rsid w:val="00776A21"/>
    <w:rPr>
      <w:b/>
      <w:sz w:val="26"/>
    </w:rPr>
  </w:style>
  <w:style w:type="paragraph" w:styleId="Subtitle">
    <w:name w:val="Subtitle"/>
    <w:basedOn w:val="Normal"/>
    <w:next w:val="Normal"/>
    <w:link w:val="SubtitleChar"/>
    <w:uiPriority w:val="11"/>
    <w:qFormat/>
    <w:rsid w:val="00776A21"/>
    <w:pPr>
      <w:spacing w:after="720"/>
      <w:jc w:val="right"/>
    </w:pPr>
    <w:rPr>
      <w:rFonts w:ascii="Helvetica Neue" w:eastAsiaTheme="majorEastAsia" w:hAnsi="Helvetica Neue" w:cstheme="majorBidi"/>
      <w:szCs w:val="22"/>
      <w:lang w:eastAsia="ja-JP"/>
    </w:rPr>
  </w:style>
  <w:style w:type="character" w:customStyle="1" w:styleId="SubtitleChar">
    <w:name w:val="Subtitle Char"/>
    <w:basedOn w:val="DefaultParagraphFont"/>
    <w:link w:val="Subtitle"/>
    <w:uiPriority w:val="11"/>
    <w:rsid w:val="00776A21"/>
    <w:rPr>
      <w:rFonts w:ascii="Helvetica Neue" w:eastAsiaTheme="majorEastAsia" w:hAnsi="Helvetica Neue" w:cstheme="majorBidi"/>
      <w:szCs w:val="22"/>
    </w:rPr>
  </w:style>
  <w:style w:type="table" w:customStyle="1" w:styleId="Table">
    <w:name w:val="Table"/>
    <w:basedOn w:val="TableNormal"/>
    <w:rsid w:val="00776A21"/>
    <w:rPr>
      <w:rFonts w:ascii="Verdana" w:eastAsia="Times New Roman" w:hAnsi="Verdana" w:cs="Times New Roman"/>
      <w:sz w:val="17"/>
      <w:szCs w:val="16"/>
    </w:rPr>
    <w:tblPr>
      <w:tblInd w:w="864"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top w:w="0" w:type="dxa"/>
        <w:left w:w="58" w:type="dxa"/>
        <w:bottom w:w="0" w:type="dxa"/>
        <w:right w:w="58" w:type="dxa"/>
      </w:tblCellMar>
    </w:tblPr>
    <w:trPr>
      <w:cantSplit/>
    </w:trPr>
    <w:tblStylePr w:type="firstRow">
      <w:rPr>
        <w:rFonts w:ascii="Cambria" w:hAnsi="Cambria"/>
        <w:b/>
        <w:sz w:val="18"/>
      </w:rPr>
      <w:tblPr/>
      <w:tcPr>
        <w:shd w:val="clear" w:color="auto" w:fill="000000"/>
      </w:tcPr>
    </w:tblStylePr>
  </w:style>
  <w:style w:type="table" w:styleId="TableGrid">
    <w:name w:val="Table Grid"/>
    <w:basedOn w:val="TableNormal"/>
    <w:rsid w:val="00776A21"/>
    <w:rPr>
      <w:rFonts w:ascii="Times New Roman" w:eastAsia="Times New Roman" w:hAnsi="Times New Roman"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776A21"/>
    <w:pPr>
      <w:spacing w:before="240"/>
      <w:jc w:val="right"/>
      <w:outlineLvl w:val="0"/>
    </w:pPr>
    <w:rPr>
      <w:kern w:val="28"/>
      <w:sz w:val="36"/>
      <w:lang w:eastAsia="ja-JP"/>
    </w:rPr>
  </w:style>
  <w:style w:type="character" w:customStyle="1" w:styleId="TitleChar">
    <w:name w:val="Title Char"/>
    <w:basedOn w:val="DefaultParagraphFont"/>
    <w:link w:val="Title"/>
    <w:rsid w:val="00776A21"/>
    <w:rPr>
      <w:rFonts w:ascii="Helvetica Neue Light" w:eastAsia="Times New Roman" w:hAnsi="Helvetica Neue Light" w:cs="Times New Roman"/>
      <w:kern w:val="28"/>
      <w:sz w:val="36"/>
    </w:rPr>
  </w:style>
  <w:style w:type="paragraph" w:styleId="TOC1">
    <w:name w:val="toc 1"/>
    <w:basedOn w:val="Normal"/>
    <w:next w:val="Normal"/>
    <w:autoRedefine/>
    <w:uiPriority w:val="39"/>
    <w:rsid w:val="00776A21"/>
    <w:rPr>
      <w:rFonts w:ascii="Arial" w:hAnsi="Arial"/>
      <w:b/>
      <w:lang w:eastAsia="ja-JP"/>
    </w:rPr>
  </w:style>
  <w:style w:type="paragraph" w:styleId="TOC2">
    <w:name w:val="toc 2"/>
    <w:basedOn w:val="Normal"/>
    <w:next w:val="Normal"/>
    <w:autoRedefine/>
    <w:uiPriority w:val="39"/>
    <w:rsid w:val="00776A21"/>
    <w:pPr>
      <w:ind w:left="200"/>
    </w:pPr>
    <w:rPr>
      <w:rFonts w:ascii="Arial" w:hAnsi="Arial"/>
      <w:b/>
      <w:i/>
      <w:lang w:eastAsia="ja-JP"/>
    </w:rPr>
  </w:style>
  <w:style w:type="paragraph" w:styleId="TOC3">
    <w:name w:val="toc 3"/>
    <w:basedOn w:val="Normal"/>
    <w:next w:val="Normal"/>
    <w:autoRedefine/>
    <w:semiHidden/>
    <w:rsid w:val="00776A21"/>
    <w:pPr>
      <w:ind w:left="400"/>
    </w:pPr>
    <w:rPr>
      <w:rFonts w:ascii="Arial" w:hAnsi="Arial"/>
      <w:lang w:eastAsia="ja-JP"/>
    </w:rPr>
  </w:style>
  <w:style w:type="paragraph" w:styleId="TOC4">
    <w:name w:val="toc 4"/>
    <w:basedOn w:val="Normal"/>
    <w:next w:val="Normal"/>
    <w:autoRedefine/>
    <w:semiHidden/>
    <w:rsid w:val="00776A21"/>
    <w:pPr>
      <w:ind w:left="600"/>
    </w:pPr>
    <w:rPr>
      <w:rFonts w:ascii="Arial" w:hAnsi="Arial"/>
      <w:lang w:eastAsia="ja-JP"/>
    </w:rPr>
  </w:style>
  <w:style w:type="paragraph" w:styleId="TOC5">
    <w:name w:val="toc 5"/>
    <w:basedOn w:val="Normal"/>
    <w:next w:val="Normal"/>
    <w:autoRedefine/>
    <w:semiHidden/>
    <w:rsid w:val="00776A21"/>
    <w:pPr>
      <w:ind w:left="800"/>
    </w:pPr>
    <w:rPr>
      <w:rFonts w:ascii="Arial" w:hAnsi="Arial"/>
      <w:lang w:eastAsia="ja-JP"/>
    </w:rPr>
  </w:style>
  <w:style w:type="paragraph" w:styleId="TOC6">
    <w:name w:val="toc 6"/>
    <w:basedOn w:val="Normal"/>
    <w:next w:val="Normal"/>
    <w:autoRedefine/>
    <w:semiHidden/>
    <w:rsid w:val="00776A21"/>
    <w:pPr>
      <w:ind w:left="1000"/>
    </w:pPr>
    <w:rPr>
      <w:rFonts w:ascii="Arial" w:hAnsi="Arial"/>
      <w:lang w:eastAsia="ja-JP"/>
    </w:rPr>
  </w:style>
  <w:style w:type="paragraph" w:styleId="TOC7">
    <w:name w:val="toc 7"/>
    <w:basedOn w:val="Normal"/>
    <w:next w:val="Normal"/>
    <w:autoRedefine/>
    <w:semiHidden/>
    <w:rsid w:val="00776A21"/>
    <w:pPr>
      <w:ind w:left="1200"/>
    </w:pPr>
    <w:rPr>
      <w:rFonts w:ascii="Arial" w:hAnsi="Arial"/>
      <w:lang w:eastAsia="ja-JP"/>
    </w:rPr>
  </w:style>
  <w:style w:type="paragraph" w:styleId="TOC8">
    <w:name w:val="toc 8"/>
    <w:basedOn w:val="Normal"/>
    <w:next w:val="Normal"/>
    <w:autoRedefine/>
    <w:semiHidden/>
    <w:rsid w:val="00776A21"/>
    <w:pPr>
      <w:ind w:left="1400"/>
    </w:pPr>
    <w:rPr>
      <w:rFonts w:ascii="Arial" w:hAnsi="Arial"/>
      <w:lang w:eastAsia="ja-JP"/>
    </w:rPr>
  </w:style>
  <w:style w:type="paragraph" w:styleId="TOC9">
    <w:name w:val="toc 9"/>
    <w:basedOn w:val="Normal"/>
    <w:next w:val="Normal"/>
    <w:autoRedefine/>
    <w:semiHidden/>
    <w:rsid w:val="00776A21"/>
    <w:pPr>
      <w:ind w:left="1600"/>
    </w:pPr>
    <w:rPr>
      <w:rFonts w:ascii="Arial" w:hAnsi="Arial"/>
      <w:lang w:eastAsia="ja-JP"/>
    </w:rPr>
  </w:style>
  <w:style w:type="character" w:customStyle="1" w:styleId="UIItem">
    <w:name w:val="UI Item"/>
    <w:basedOn w:val="DefaultParagraphFont"/>
    <w:uiPriority w:val="1"/>
    <w:qFormat/>
    <w:rsid w:val="00776A21"/>
    <w:rPr>
      <w:b/>
      <w:i w:val="0"/>
    </w:rPr>
  </w:style>
  <w:style w:type="character" w:styleId="SubtleEmphasis">
    <w:name w:val="Subtle Emphasis"/>
    <w:basedOn w:val="DefaultParagraphFont"/>
    <w:uiPriority w:val="19"/>
    <w:qFormat/>
    <w:rsid w:val="00776A21"/>
    <w:rPr>
      <w:i/>
      <w:iCs/>
      <w:color w:val="808080" w:themeColor="text1" w:themeTint="7F"/>
    </w:rPr>
  </w:style>
  <w:style w:type="paragraph" w:customStyle="1" w:styleId="NoteParagraph">
    <w:name w:val="Note Paragraph"/>
    <w:basedOn w:val="Normal-indent"/>
    <w:qFormat/>
    <w:rsid w:val="00776A21"/>
    <w:pPr>
      <w:pBdr>
        <w:top w:val="single" w:sz="4" w:space="3" w:color="auto"/>
        <w:left w:val="single" w:sz="4" w:space="4" w:color="auto"/>
        <w:bottom w:val="single" w:sz="4" w:space="3" w:color="auto"/>
        <w:right w:val="single" w:sz="4" w:space="4" w:color="auto"/>
      </w:pBdr>
      <w:shd w:val="clear" w:color="auto" w:fill="E6E6E6"/>
      <w:ind w:left="1152" w:right="288"/>
    </w:pPr>
  </w:style>
  <w:style w:type="character" w:customStyle="1" w:styleId="NoteWord">
    <w:name w:val="Note Word"/>
    <w:basedOn w:val="DefaultParagraphFont"/>
    <w:uiPriority w:val="1"/>
    <w:qFormat/>
    <w:rsid w:val="00776A21"/>
    <w:rPr>
      <w:b/>
      <w:bCs/>
      <w:caps w:val="0"/>
      <w:smallCaps w:val="0"/>
      <w:color w:val="262626" w:themeColor="text1" w:themeTint="D9"/>
    </w:rPr>
  </w:style>
  <w:style w:type="paragraph" w:customStyle="1" w:styleId="ExamCorrectAnswer">
    <w:name w:val="Exam Correct Answer"/>
    <w:basedOn w:val="Normal-indent"/>
    <w:next w:val="NormalIndent"/>
    <w:qFormat/>
    <w:rsid w:val="006D5A64"/>
    <w:pPr>
      <w:numPr>
        <w:ilvl w:val="1"/>
        <w:numId w:val="6"/>
      </w:numPr>
    </w:pPr>
    <w:rPr>
      <w:b/>
      <w:i/>
    </w:rPr>
  </w:style>
  <w:style w:type="paragraph" w:styleId="NormalIndent">
    <w:name w:val="Normal Indent"/>
    <w:basedOn w:val="Normal"/>
    <w:uiPriority w:val="99"/>
    <w:semiHidden/>
    <w:unhideWhenUsed/>
    <w:rsid w:val="006D5A64"/>
    <w:pPr>
      <w:ind w:left="720"/>
    </w:pPr>
  </w:style>
  <w:style w:type="character" w:styleId="FollowedHyperlink">
    <w:name w:val="FollowedHyperlink"/>
    <w:basedOn w:val="DefaultParagraphFont"/>
    <w:uiPriority w:val="99"/>
    <w:semiHidden/>
    <w:unhideWhenUsed/>
    <w:rsid w:val="00776A21"/>
    <w:rPr>
      <w:color w:val="800080" w:themeColor="followedHyperlink"/>
      <w:u w:val="single"/>
    </w:rPr>
  </w:style>
  <w:style w:type="paragraph" w:styleId="Revision">
    <w:name w:val="Revision"/>
    <w:hidden/>
    <w:uiPriority w:val="99"/>
    <w:semiHidden/>
    <w:rsid w:val="00D35681"/>
    <w:rPr>
      <w:rFonts w:ascii="Helvetica Neue Light" w:eastAsia="Times New Roman" w:hAnsi="Helvetica Neue Light"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58388">
      <w:bodyDiv w:val="1"/>
      <w:marLeft w:val="0"/>
      <w:marRight w:val="0"/>
      <w:marTop w:val="0"/>
      <w:marBottom w:val="0"/>
      <w:divBdr>
        <w:top w:val="none" w:sz="0" w:space="0" w:color="auto"/>
        <w:left w:val="none" w:sz="0" w:space="0" w:color="auto"/>
        <w:bottom w:val="none" w:sz="0" w:space="0" w:color="auto"/>
        <w:right w:val="none" w:sz="0" w:space="0" w:color="auto"/>
      </w:divBdr>
    </w:div>
    <w:div w:id="513958137">
      <w:bodyDiv w:val="1"/>
      <w:marLeft w:val="0"/>
      <w:marRight w:val="0"/>
      <w:marTop w:val="0"/>
      <w:marBottom w:val="0"/>
      <w:divBdr>
        <w:top w:val="none" w:sz="0" w:space="0" w:color="auto"/>
        <w:left w:val="none" w:sz="0" w:space="0" w:color="auto"/>
        <w:bottom w:val="none" w:sz="0" w:space="0" w:color="auto"/>
        <w:right w:val="none" w:sz="0" w:space="0" w:color="auto"/>
      </w:divBdr>
      <w:divsChild>
        <w:div w:id="895437833">
          <w:marLeft w:val="0"/>
          <w:marRight w:val="0"/>
          <w:marTop w:val="0"/>
          <w:marBottom w:val="0"/>
          <w:divBdr>
            <w:top w:val="none" w:sz="0" w:space="0" w:color="auto"/>
            <w:left w:val="none" w:sz="0" w:space="0" w:color="auto"/>
            <w:bottom w:val="none" w:sz="0" w:space="0" w:color="auto"/>
            <w:right w:val="none" w:sz="0" w:space="0" w:color="auto"/>
          </w:divBdr>
          <w:divsChild>
            <w:div w:id="1418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85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system.threading.tasks.taskscheduler.aspx" TargetMode="External"/><Relationship Id="rId18" Type="http://schemas.openxmlformats.org/officeDocument/2006/relationships/hyperlink" Target="https://github.com/ServiceStack/ServiceStack.Text" TargetMode="External"/><Relationship Id="rId26" Type="http://schemas.openxmlformats.org/officeDocument/2006/relationships/image" Target="media/image6.png"/><Relationship Id="rId3" Type="http://schemas.openxmlformats.org/officeDocument/2006/relationships/styles" Target="styles.xml"/><Relationship Id="rId21" Type="http://schemas.microsoft.com/office/2011/relationships/commentsExtended" Target="commentsExtended.xml"/><Relationship Id="rId34" Type="http://schemas.microsoft.com/office/2011/relationships/people" Target="people.xml"/><Relationship Id="rId7" Type="http://schemas.openxmlformats.org/officeDocument/2006/relationships/hyperlink" Target="https://components.xamarin.com/view/parse/" TargetMode="External"/><Relationship Id="rId12" Type="http://schemas.openxmlformats.org/officeDocument/2006/relationships/hyperlink" Target="http://msdn.microsoft.com/en-us/library/dd321424.aspx" TargetMode="External"/><Relationship Id="rId17" Type="http://schemas.openxmlformats.org/officeDocument/2006/relationships/hyperlink" Target="https://components.xamarin.com/view/json.net/"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library/system.json.jsonobject(v=vs.95).aspx" TargetMode="External"/><Relationship Id="rId20" Type="http://schemas.openxmlformats.org/officeDocument/2006/relationships/comments" Target="comments.xml"/><Relationship Id="rId29" Type="http://schemas.openxmlformats.org/officeDocument/2006/relationships/hyperlink" Target="http://developer.android.com/guide/topics/ui/menus.html" TargetMode="External"/><Relationship Id="rId1" Type="http://schemas.openxmlformats.org/officeDocument/2006/relationships/customXml" Target="../customXml/item1.xml"/><Relationship Id="rId6" Type="http://schemas.openxmlformats.org/officeDocument/2006/relationships/hyperlink" Target="http://docs.xamarin.com/guides/cross-platform/application_fundamentals/introduction_to_web_services" TargetMode="External"/><Relationship Id="rId11" Type="http://schemas.openxmlformats.org/officeDocument/2006/relationships/hyperlink" Target="https://github.com/danielcrenna/hammock2" TargetMode="Externa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msdn.microsoft.com/en-us/library/cc626400(v=vs.95).asp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restsharp.org/" TargetMode="External"/><Relationship Id="rId19" Type="http://schemas.openxmlformats.org/officeDocument/2006/relationships/image" Target="media/image1.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mponents.xamarin.com/view/azure-mobile-services/" TargetMode="External"/><Relationship Id="rId14" Type="http://schemas.openxmlformats.org/officeDocument/2006/relationships/hyperlink" Target="http://msdn.microsoft.com/en-us/library/dd460717.asp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github.com/ServiceStack/ServiceSta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c\Dropbox\XamarinDocs\Templates\Conceptual%20Articl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323F0-1020-42B7-9039-FD68422FA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Conceptual Article Template.dotx</Template>
  <TotalTime>3193</TotalTime>
  <Pages>27</Pages>
  <Words>4956</Words>
  <Characters>28251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33141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Opgenorth</dc:creator>
  <cp:keywords/>
  <dc:description/>
  <cp:lastModifiedBy>Michael Stonis</cp:lastModifiedBy>
  <cp:revision>82</cp:revision>
  <cp:lastPrinted>2013-04-11T05:42:00Z</cp:lastPrinted>
  <dcterms:created xsi:type="dcterms:W3CDTF">2013-04-05T23:19:00Z</dcterms:created>
  <dcterms:modified xsi:type="dcterms:W3CDTF">2014-01-13T13:59:00Z</dcterms:modified>
</cp:coreProperties>
</file>